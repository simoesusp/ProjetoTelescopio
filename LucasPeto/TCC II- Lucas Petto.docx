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22" w:type="dxa"/>
        <w:tblLook w:val="04A0" w:firstRow="1" w:lastRow="0" w:firstColumn="1" w:lastColumn="0" w:noHBand="0" w:noVBand="1"/>
      </w:tblPr>
      <w:tblGrid>
        <w:gridCol w:w="2376"/>
        <w:gridCol w:w="6946"/>
      </w:tblGrid>
      <w:tr w:rsidR="00A5047A" w:rsidRPr="00872A5B" w:rsidTr="00872A5B">
        <w:trPr>
          <w:trHeight w:val="1408"/>
        </w:trPr>
        <w:tc>
          <w:tcPr>
            <w:tcW w:w="2376" w:type="dxa"/>
            <w:shd w:val="clear" w:color="auto" w:fill="auto"/>
          </w:tcPr>
          <w:p w:rsidR="00872A5B" w:rsidRPr="00872A5B" w:rsidRDefault="005A5471" w:rsidP="00965BA2">
            <w:pPr>
              <w:rPr>
                <w:rFonts w:ascii="Arial" w:hAnsi="Arial" w:cs="Arial"/>
                <w:b/>
                <w:spacing w:val="40"/>
                <w:sz w:val="44"/>
                <w:szCs w:val="4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-294005</wp:posOffset>
                  </wp:positionH>
                  <wp:positionV relativeFrom="paragraph">
                    <wp:posOffset>100965</wp:posOffset>
                  </wp:positionV>
                  <wp:extent cx="1633220" cy="728345"/>
                  <wp:effectExtent l="0" t="0" r="5080" b="0"/>
                  <wp:wrapNone/>
                  <wp:docPr id="11" name="Imagem 0" descr="Descrição: Descrição: ss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Descrição: Descrição: ss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220" cy="72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Arial" w:hAnsi="Arial" w:cs="Arial"/>
                <w:b/>
                <w:spacing w:val="40"/>
                <w:sz w:val="36"/>
                <w:szCs w:val="36"/>
              </w:rPr>
            </w:pPr>
            <w:r w:rsidRPr="00872A5B">
              <w:rPr>
                <w:rFonts w:ascii="Arial" w:hAnsi="Arial" w:cs="Arial"/>
                <w:b/>
                <w:spacing w:val="40"/>
                <w:sz w:val="36"/>
                <w:szCs w:val="36"/>
              </w:rPr>
              <w:t>UNIVERSIDADE DE SÃO PAULO</w:t>
            </w: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Tahoma" w:hAnsi="Tahoma" w:cs="Arial"/>
                <w:b/>
                <w:szCs w:val="24"/>
              </w:rPr>
            </w:pPr>
            <w:r w:rsidRPr="00872A5B">
              <w:rPr>
                <w:rFonts w:ascii="Tahoma" w:hAnsi="Tahoma" w:cs="Arial"/>
                <w:b/>
                <w:szCs w:val="24"/>
              </w:rPr>
              <w:t>Instituto de Ciências Matemáticas e de Computação</w:t>
            </w: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center"/>
              <w:rPr>
                <w:rFonts w:ascii="Arial" w:hAnsi="Arial" w:cs="Arial"/>
                <w:b/>
                <w:spacing w:val="40"/>
                <w:szCs w:val="24"/>
              </w:rPr>
            </w:pPr>
            <w:r w:rsidRPr="00872A5B">
              <w:rPr>
                <w:rFonts w:ascii="Arial" w:hAnsi="Arial" w:cs="Arial"/>
                <w:b/>
                <w:spacing w:val="40"/>
                <w:szCs w:val="24"/>
              </w:rPr>
              <w:t>Departamento de Sistemas de Computação</w:t>
            </w:r>
          </w:p>
        </w:tc>
      </w:tr>
    </w:tbl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0E4A01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pict>
          <v:line id="Line 13" o:spid="_x0000_s1026" style="position:absolute;left:0;text-align:left;z-index:251657216;visibility:visible;mso-wrap-distance-top:-3e-5mm;mso-wrap-distance-bottom:-3e-5mm" from="30.7pt,287.9pt" to="385.7pt,2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AyFA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"/>
        </w:pict>
      </w:r>
      <w:r>
        <w:rPr>
          <w:rFonts w:ascii="Arial" w:hAnsi="Arial" w:cs="Arial"/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30" type="#_x0000_t202" style="position:absolute;left:0;text-align:left;margin-left:23.6pt;margin-top:170.9pt;width:347.9pt;height:116.1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KduAIAALw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" filled="f" stroked="f">
            <v:textbox>
              <w:txbxContent>
                <w:p w:rsidR="000E4A01" w:rsidRDefault="000E4A01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color w:val="FF0000"/>
                      <w:sz w:val="34"/>
                    </w:rPr>
                  </w:pPr>
                </w:p>
                <w:p w:rsidR="000E4A01" w:rsidRPr="00D428EE" w:rsidRDefault="000E4A01" w:rsidP="005031B1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sz w:val="34"/>
                    </w:rPr>
                  </w:pPr>
                  <w:r>
                    <w:rPr>
                      <w:rFonts w:ascii="Tahoma" w:hAnsi="Tahoma"/>
                      <w:sz w:val="34"/>
                    </w:rPr>
                    <w:t>Sistema de controle de uma base motorizada para direcionar um telescópio para diferentes objetos celestes</w:t>
                  </w:r>
                </w:p>
                <w:p w:rsidR="000E4A01" w:rsidRDefault="000E4A01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sz w:val="28"/>
                    </w:rPr>
                  </w:pPr>
                </w:p>
                <w:p w:rsidR="000E4A01" w:rsidRDefault="000E4A01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sz w:val="28"/>
                    </w:rPr>
                  </w:pPr>
                </w:p>
                <w:p w:rsidR="000E4A01" w:rsidRDefault="000E4A01">
                  <w:pPr>
                    <w:spacing w:before="0" w:after="0" w:line="240" w:lineRule="auto"/>
                    <w:ind w:firstLine="0"/>
                    <w:jc w:val="center"/>
                    <w:rPr>
                      <w:b/>
                      <w:i/>
                      <w:color w:val="FF0000"/>
                      <w:sz w:val="30"/>
                      <w:lang w:val="es-ES_tradnl"/>
                    </w:rPr>
                  </w:pPr>
                  <w:r>
                    <w:rPr>
                      <w:b/>
                      <w:i/>
                      <w:color w:val="FF0000"/>
                      <w:sz w:val="30"/>
                    </w:rPr>
                    <w:t xml:space="preserve">Leandro Henrique </w:t>
                  </w:r>
                  <w:proofErr w:type="spellStart"/>
                  <w:r>
                    <w:rPr>
                      <w:b/>
                      <w:i/>
                      <w:color w:val="FF0000"/>
                      <w:sz w:val="30"/>
                    </w:rPr>
                    <w:t>Mangieri</w:t>
                  </w:r>
                  <w:proofErr w:type="spellEnd"/>
                </w:p>
                <w:p w:rsidR="000E4A01" w:rsidRDefault="000E4A01">
                  <w:pPr>
                    <w:jc w:val="center"/>
                    <w:rPr>
                      <w:rFonts w:ascii="Tahoma" w:hAnsi="Tahoma"/>
                      <w:sz w:val="36"/>
                      <w:lang w:val="es-ES_tradnl"/>
                    </w:rPr>
                  </w:pPr>
                </w:p>
                <w:p w:rsidR="000E4A01" w:rsidRDefault="000E4A01">
                  <w:pPr>
                    <w:jc w:val="center"/>
                    <w:rPr>
                      <w:b/>
                      <w:i/>
                      <w:sz w:val="30"/>
                    </w:rPr>
                  </w:pPr>
                </w:p>
                <w:p w:rsidR="000E4A01" w:rsidRDefault="000E4A01">
                  <w:pPr>
                    <w:jc w:val="center"/>
                    <w:rPr>
                      <w:b/>
                      <w:i/>
                      <w:sz w:val="30"/>
                    </w:rPr>
                  </w:pPr>
                </w:p>
                <w:p w:rsidR="000E4A01" w:rsidRDefault="000E4A01">
                  <w:pPr>
                    <w:jc w:val="center"/>
                    <w:rPr>
                      <w:rFonts w:ascii="Tahoma" w:hAnsi="Tahoma"/>
                      <w:sz w:val="36"/>
                    </w:rPr>
                  </w:pPr>
                  <w:r>
                    <w:rPr>
                      <w:b/>
                      <w:i/>
                      <w:sz w:val="30"/>
                    </w:rPr>
                    <w:t>[Nome do Aluno]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0"/>
        </w:rPr>
        <w:pict>
          <v:line id="Line 11" o:spid="_x0000_s1029" style="position:absolute;left:0;text-align:left;z-index:251655168;visibility:visible;mso-wrap-distance-top:-3e-5mm;mso-wrap-distance-bottom:-3e-5mm" from="23.6pt,168.9pt" to="385.7pt,1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" o:allowincell="f"/>
        </w:pict>
      </w: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Pr="005031B1" w:rsidRDefault="00940B08">
      <w:pPr>
        <w:spacing w:before="0" w:after="0" w:line="240" w:lineRule="auto"/>
        <w:ind w:firstLine="0"/>
        <w:jc w:val="center"/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0E4A01">
      <w:pPr>
        <w:spacing w:before="0" w:after="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Rectangle 14" o:spid="_x0000_s1028" style="position:absolute;left:0;text-align:left;margin-left:425.75pt;margin-top:20.95pt;width:27.85pt;height:32.6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" strokecolor="white"/>
        </w:pict>
      </w:r>
      <w:r w:rsidR="00940B08">
        <w:rPr>
          <w:rFonts w:ascii="Arial" w:hAnsi="Arial" w:cs="Arial"/>
        </w:rPr>
        <w:t>São Carlos - SP</w:t>
      </w: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5031B1" w:rsidRPr="00D428EE" w:rsidRDefault="005031B1" w:rsidP="005031B1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34"/>
        </w:rPr>
      </w:pPr>
      <w:r>
        <w:rPr>
          <w:rFonts w:ascii="Tahoma" w:hAnsi="Tahoma"/>
          <w:sz w:val="34"/>
        </w:rPr>
        <w:t>Sistema de controle de uma base motorizada para direcionar um telescópio para diferentes objetos celestes</w:t>
      </w: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Pr="00D428EE" w:rsidRDefault="005031B1">
      <w:pPr>
        <w:spacing w:before="0" w:after="0" w:line="240" w:lineRule="auto"/>
        <w:ind w:firstLine="0"/>
        <w:jc w:val="center"/>
        <w:rPr>
          <w:b/>
          <w:i/>
          <w:sz w:val="30"/>
          <w:lang w:val="es-ES_tradnl"/>
        </w:rPr>
      </w:pPr>
      <w:r>
        <w:rPr>
          <w:b/>
          <w:i/>
          <w:sz w:val="30"/>
        </w:rPr>
        <w:t>Lucas Petto</w:t>
      </w:r>
    </w:p>
    <w:p w:rsidR="00940B08" w:rsidRPr="00D428EE" w:rsidRDefault="00940B08">
      <w:pPr>
        <w:spacing w:before="0" w:after="0" w:line="240" w:lineRule="auto"/>
        <w:ind w:firstLine="0"/>
        <w:jc w:val="center"/>
        <w:rPr>
          <w:lang w:val="es-ES_tradnl"/>
        </w:rPr>
      </w:pPr>
    </w:p>
    <w:p w:rsidR="00940B08" w:rsidRPr="00D428EE" w:rsidRDefault="00940B08">
      <w:pPr>
        <w:spacing w:before="0" w:after="0" w:line="240" w:lineRule="auto"/>
        <w:ind w:firstLine="0"/>
        <w:jc w:val="center"/>
        <w:rPr>
          <w:sz w:val="44"/>
        </w:rPr>
      </w:pPr>
    </w:p>
    <w:p w:rsidR="00940B08" w:rsidRPr="00D428EE" w:rsidRDefault="00940B08">
      <w:pPr>
        <w:spacing w:before="0" w:after="0" w:line="240" w:lineRule="auto"/>
        <w:ind w:firstLine="0"/>
        <w:jc w:val="center"/>
        <w:rPr>
          <w:sz w:val="44"/>
        </w:rPr>
      </w:pPr>
    </w:p>
    <w:p w:rsidR="00940B08" w:rsidRPr="00D428EE" w:rsidRDefault="005031B1">
      <w:pPr>
        <w:pStyle w:val="Ttulo5"/>
        <w:spacing w:before="0" w:after="0" w:line="240" w:lineRule="auto"/>
        <w:ind w:firstLine="0"/>
        <w:jc w:val="center"/>
        <w:rPr>
          <w:rFonts w:ascii="Times New Roman" w:hAnsi="Times New Roman"/>
          <w:bCs w:val="0"/>
          <w:iCs w:val="0"/>
          <w:sz w:val="30"/>
          <w:szCs w:val="20"/>
        </w:rPr>
      </w:pPr>
      <w:r>
        <w:rPr>
          <w:rFonts w:ascii="Times New Roman" w:hAnsi="Times New Roman"/>
          <w:bCs w:val="0"/>
          <w:iCs w:val="0"/>
          <w:sz w:val="30"/>
          <w:szCs w:val="20"/>
        </w:rPr>
        <w:t>Orientador</w:t>
      </w:r>
      <w:r w:rsidR="00940B08" w:rsidRPr="00D428EE">
        <w:rPr>
          <w:rFonts w:ascii="Times New Roman" w:hAnsi="Times New Roman"/>
          <w:bCs w:val="0"/>
          <w:iCs w:val="0"/>
          <w:sz w:val="30"/>
          <w:szCs w:val="20"/>
        </w:rPr>
        <w:t xml:space="preserve">: </w:t>
      </w:r>
      <w:r>
        <w:rPr>
          <w:rFonts w:ascii="Times New Roman" w:hAnsi="Times New Roman"/>
          <w:bCs w:val="0"/>
          <w:iCs w:val="0"/>
          <w:sz w:val="30"/>
          <w:szCs w:val="20"/>
        </w:rPr>
        <w:t>Eduardo do Valle Simões</w:t>
      </w:r>
    </w:p>
    <w:p w:rsidR="00940B08" w:rsidRPr="00D428EE" w:rsidRDefault="00940B08">
      <w:pPr>
        <w:pStyle w:val="Ttulo8"/>
        <w:spacing w:before="0" w:after="0" w:line="240" w:lineRule="auto"/>
        <w:ind w:firstLine="0"/>
        <w:rPr>
          <w:bCs/>
        </w:rPr>
      </w:pPr>
    </w:p>
    <w:p w:rsidR="00940B08" w:rsidRDefault="00940B08">
      <w:pPr>
        <w:pStyle w:val="Ttulo8"/>
        <w:spacing w:before="0" w:after="0" w:line="240" w:lineRule="auto"/>
        <w:ind w:firstLine="0"/>
        <w:rPr>
          <w:bCs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b/>
          <w:i/>
        </w:rPr>
      </w:pPr>
    </w:p>
    <w:p w:rsidR="00940B08" w:rsidRDefault="00940B08">
      <w:pPr>
        <w:spacing w:before="0" w:after="0" w:line="240" w:lineRule="auto"/>
        <w:ind w:firstLine="0"/>
        <w:jc w:val="center"/>
      </w:pPr>
    </w:p>
    <w:p w:rsidR="00940B08" w:rsidRDefault="00940B08">
      <w:pPr>
        <w:spacing w:before="0" w:after="0" w:line="240" w:lineRule="auto"/>
        <w:ind w:firstLine="0"/>
        <w:jc w:val="center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tbl>
      <w:tblPr>
        <w:tblW w:w="0" w:type="auto"/>
        <w:tblInd w:w="3573" w:type="dxa"/>
        <w:tblLook w:val="01E0" w:firstRow="1" w:lastRow="1" w:firstColumn="1" w:lastColumn="1" w:noHBand="0" w:noVBand="0"/>
      </w:tblPr>
      <w:tblGrid>
        <w:gridCol w:w="5283"/>
      </w:tblGrid>
      <w:tr w:rsidR="00940B08">
        <w:tc>
          <w:tcPr>
            <w:tcW w:w="5283" w:type="dxa"/>
          </w:tcPr>
          <w:p w:rsidR="00940B08" w:rsidRDefault="00940B08" w:rsidP="005031B1">
            <w:pPr>
              <w:autoSpaceDE w:val="0"/>
              <w:autoSpaceDN w:val="0"/>
              <w:adjustRightInd w:val="0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Monografia </w:t>
            </w:r>
            <w:r w:rsidR="00A5047A">
              <w:rPr>
                <w:sz w:val="22"/>
                <w:szCs w:val="22"/>
              </w:rPr>
              <w:t xml:space="preserve">referente ao </w:t>
            </w:r>
            <w:r w:rsidR="005031B1">
              <w:rPr>
                <w:sz w:val="22"/>
                <w:szCs w:val="22"/>
              </w:rPr>
              <w:t xml:space="preserve">projeto de conclusão de curso dentro do escopo da disciplina SSC-0573 – Projeto Supervisionado ou de Graduação </w:t>
            </w:r>
            <w:r w:rsidR="00A216C6">
              <w:rPr>
                <w:sz w:val="22"/>
                <w:szCs w:val="22"/>
              </w:rPr>
              <w:t>I</w:t>
            </w:r>
            <w:r w:rsidR="005031B1">
              <w:rPr>
                <w:sz w:val="22"/>
                <w:szCs w:val="22"/>
              </w:rPr>
              <w:t xml:space="preserve">I do departamento </w:t>
            </w:r>
            <w:r w:rsidR="00A5047A">
              <w:rPr>
                <w:sz w:val="22"/>
                <w:szCs w:val="22"/>
              </w:rPr>
              <w:t xml:space="preserve">de Sistemas de Computação do </w:t>
            </w:r>
            <w:r>
              <w:rPr>
                <w:sz w:val="22"/>
                <w:szCs w:val="22"/>
              </w:rPr>
              <w:t>Instituto de Ciências Matemáticas e de Computação – ICMC-USP.</w:t>
            </w:r>
          </w:p>
        </w:tc>
      </w:tr>
      <w:tr w:rsidR="00940B08">
        <w:tc>
          <w:tcPr>
            <w:tcW w:w="5283" w:type="dxa"/>
          </w:tcPr>
          <w:p w:rsidR="00940B08" w:rsidRDefault="00940B0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:rsidR="00940B08" w:rsidRDefault="00940B08" w:rsidP="005031B1">
            <w:pPr>
              <w:autoSpaceDE w:val="0"/>
              <w:autoSpaceDN w:val="0"/>
              <w:adjustRightInd w:val="0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Área de Concentração:</w:t>
            </w:r>
            <w:r w:rsidR="005031B1">
              <w:rPr>
                <w:sz w:val="22"/>
                <w:szCs w:val="22"/>
              </w:rPr>
              <w:t xml:space="preserve"> Sistemas de controle e Automação</w:t>
            </w:r>
            <w:r w:rsidR="003B660D" w:rsidRPr="00D428EE">
              <w:rPr>
                <w:sz w:val="22"/>
                <w:szCs w:val="22"/>
              </w:rPr>
              <w:t>.</w:t>
            </w:r>
          </w:p>
        </w:tc>
      </w:tr>
    </w:tbl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  <w:jc w:val="center"/>
        <w:rPr>
          <w:b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b/>
        </w:rPr>
      </w:pPr>
      <w:r>
        <w:rPr>
          <w:b/>
        </w:rPr>
        <w:t>USP – São Carlos</w:t>
      </w:r>
    </w:p>
    <w:p w:rsidR="00940B08" w:rsidRPr="00D428EE" w:rsidRDefault="000E4A01">
      <w:pPr>
        <w:spacing w:before="0" w:after="0" w:line="240" w:lineRule="auto"/>
        <w:ind w:firstLine="0"/>
        <w:jc w:val="center"/>
        <w:rPr>
          <w:sz w:val="28"/>
        </w:rPr>
        <w:sectPr w:rsidR="00940B08" w:rsidRPr="00D428EE">
          <w:headerReference w:type="even" r:id="rId10"/>
          <w:headerReference w:type="default" r:id="rId11"/>
          <w:pgSz w:w="11907" w:h="16840" w:code="9"/>
          <w:pgMar w:top="1701" w:right="1418" w:bottom="1418" w:left="1701" w:header="720" w:footer="720" w:gutter="0"/>
          <w:pgNumType w:start="1"/>
          <w:cols w:space="720"/>
        </w:sectPr>
      </w:pPr>
      <w:r>
        <w:rPr>
          <w:rFonts w:ascii="Arial" w:hAnsi="Arial" w:cs="Arial"/>
          <w:noProof/>
        </w:rPr>
        <w:pict>
          <v:rect id="Rectangle 15" o:spid="_x0000_s1027" style="position:absolute;left:0;text-align:left;margin-left:420.75pt;margin-top:17.4pt;width:27.85pt;height:32.6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" strokecolor="white"/>
        </w:pict>
      </w:r>
      <w:r w:rsidR="003B660D" w:rsidRPr="00D428EE">
        <w:rPr>
          <w:b/>
        </w:rPr>
        <w:t>Junho de 201</w:t>
      </w:r>
      <w:r w:rsidR="002B0D5A">
        <w:rPr>
          <w:b/>
        </w:rPr>
        <w:t>4</w:t>
      </w:r>
    </w:p>
    <w:p w:rsidR="00940B08" w:rsidRDefault="00940B08" w:rsidP="000E683E">
      <w:pPr>
        <w:ind w:firstLine="0"/>
        <w:rPr>
          <w:i/>
          <w:color w:val="FF0000"/>
        </w:rPr>
      </w:pPr>
    </w:p>
    <w:p w:rsidR="00940B08" w:rsidRDefault="00940B08">
      <w:pPr>
        <w:ind w:left="6096" w:firstLine="0"/>
        <w:rPr>
          <w:i/>
          <w:color w:val="FF0000"/>
        </w:rPr>
      </w:pPr>
    </w:p>
    <w:p w:rsidR="002B0D5A" w:rsidRPr="00D428EE" w:rsidRDefault="002B0D5A" w:rsidP="002B0D5A">
      <w:pPr>
        <w:ind w:left="6096" w:firstLine="0"/>
        <w:rPr>
          <w:i/>
        </w:rPr>
      </w:pPr>
      <w:r w:rsidRPr="00D428EE">
        <w:rPr>
          <w:i/>
        </w:rPr>
        <w:lastRenderedPageBreak/>
        <w:t>“</w:t>
      </w:r>
      <w:r>
        <w:rPr>
          <w:i/>
        </w:rPr>
        <w:t>Eu não gosto de falar de felicidade, mas sim de harmonia: viver em harmonia com a nossa própria consciência, com o nosso meio envolvente, com a pessoa de quem se gosta, com os amigos. A harmonia é compatível com a indignação e a luta; a felicidade não, a felicidade é egoísta.</w:t>
      </w:r>
      <w:r w:rsidRPr="00D428EE">
        <w:rPr>
          <w:i/>
        </w:rPr>
        <w:t>”</w:t>
      </w:r>
    </w:p>
    <w:p w:rsidR="00940B08" w:rsidRPr="002B0D5A" w:rsidRDefault="002B0D5A" w:rsidP="002B0D5A">
      <w:pPr>
        <w:ind w:left="6096" w:firstLine="0"/>
        <w:rPr>
          <w:i/>
        </w:rPr>
      </w:pPr>
      <w:r>
        <w:rPr>
          <w:i/>
        </w:rPr>
        <w:t>José Saramago</w:t>
      </w:r>
    </w:p>
    <w:p w:rsidR="00940B08" w:rsidRDefault="00940B08">
      <w:pPr>
        <w:pStyle w:val="pre"/>
        <w:ind w:firstLine="0"/>
      </w:pPr>
      <w:r>
        <w:br w:type="page"/>
      </w:r>
      <w:r w:rsidRPr="00061D08">
        <w:lastRenderedPageBreak/>
        <w:t>Dedicatória</w:t>
      </w:r>
    </w:p>
    <w:p w:rsidR="00940B08" w:rsidRPr="001C1904" w:rsidRDefault="00061D08" w:rsidP="00682A6A">
      <w:r>
        <w:t>Agradeço minha mãe, meus irmãos, minha namorada e meus amigos por estarem sempre ao meu lado.</w:t>
      </w:r>
    </w:p>
    <w:p w:rsidR="00940B08" w:rsidRPr="007B0218" w:rsidRDefault="00940B08" w:rsidP="007B0218">
      <w:pPr>
        <w:pStyle w:val="pre"/>
        <w:ind w:firstLine="708"/>
        <w:jc w:val="both"/>
        <w:rPr>
          <w:color w:val="FF0000"/>
        </w:rPr>
      </w:pPr>
      <w:r>
        <w:br w:type="page"/>
      </w:r>
      <w:r w:rsidRPr="00DB26A5">
        <w:lastRenderedPageBreak/>
        <w:t>Resumo</w:t>
      </w:r>
    </w:p>
    <w:p w:rsidR="00C17FFC" w:rsidRDefault="006B6CEF" w:rsidP="00B74CC8">
      <w:pPr>
        <w:ind w:firstLine="708"/>
      </w:pPr>
      <w:r>
        <w:rPr>
          <w:szCs w:val="24"/>
          <w:shd w:val="clear" w:color="auto" w:fill="FFFFFF"/>
        </w:rPr>
        <w:t>Es</w:t>
      </w:r>
      <w:r w:rsidR="00BD3D2F">
        <w:rPr>
          <w:szCs w:val="24"/>
          <w:shd w:val="clear" w:color="auto" w:fill="FFFFFF"/>
        </w:rPr>
        <w:t>t</w:t>
      </w:r>
      <w:r>
        <w:rPr>
          <w:szCs w:val="24"/>
          <w:shd w:val="clear" w:color="auto" w:fill="FFFFFF"/>
        </w:rPr>
        <w:t>e trabalh</w:t>
      </w:r>
      <w:r w:rsidR="003142F3">
        <w:rPr>
          <w:szCs w:val="24"/>
          <w:shd w:val="clear" w:color="auto" w:fill="FFFFFF"/>
        </w:rPr>
        <w:t xml:space="preserve">o faz parte de um projeto maior </w:t>
      </w:r>
      <w:r w:rsidR="00E65AF0" w:rsidRPr="00E65AF0">
        <w:rPr>
          <w:szCs w:val="24"/>
          <w:shd w:val="clear" w:color="auto" w:fill="FFFFFF"/>
        </w:rPr>
        <w:t>realizado em conjunto com outros alunos de iniciação ci</w:t>
      </w:r>
      <w:r>
        <w:rPr>
          <w:szCs w:val="24"/>
          <w:shd w:val="clear" w:color="auto" w:fill="FFFFFF"/>
        </w:rPr>
        <w:t>entífica que estão construindo um</w:t>
      </w:r>
      <w:r w:rsidR="00E65AF0" w:rsidRPr="00E65AF0">
        <w:rPr>
          <w:szCs w:val="24"/>
          <w:shd w:val="clear" w:color="auto" w:fill="FFFFFF"/>
        </w:rPr>
        <w:t xml:space="preserve"> te</w:t>
      </w:r>
      <w:r w:rsidR="008C1DAF">
        <w:rPr>
          <w:szCs w:val="24"/>
          <w:shd w:val="clear" w:color="auto" w:fill="FFFFFF"/>
        </w:rPr>
        <w:t>lescópio e sua base robotizada. Este trabalho</w:t>
      </w:r>
      <w:r w:rsidR="00E65AF0" w:rsidRPr="00E65AF0">
        <w:rPr>
          <w:szCs w:val="24"/>
          <w:shd w:val="clear" w:color="auto" w:fill="FFFFFF"/>
        </w:rPr>
        <w:t xml:space="preserve"> deverá prover um </w:t>
      </w:r>
      <w:r w:rsidR="00E65AF0" w:rsidRPr="008C1DAF">
        <w:rPr>
          <w:i/>
          <w:szCs w:val="24"/>
          <w:shd w:val="clear" w:color="auto" w:fill="FFFFFF"/>
        </w:rPr>
        <w:t>softwa</w:t>
      </w:r>
      <w:r w:rsidR="0067298E" w:rsidRPr="008C1DAF">
        <w:rPr>
          <w:i/>
          <w:szCs w:val="24"/>
          <w:shd w:val="clear" w:color="auto" w:fill="FFFFFF"/>
        </w:rPr>
        <w:t xml:space="preserve">re </w:t>
      </w:r>
      <w:r w:rsidR="0067298E">
        <w:rPr>
          <w:szCs w:val="24"/>
          <w:shd w:val="clear" w:color="auto" w:fill="FFFFFF"/>
        </w:rPr>
        <w:t xml:space="preserve">de controle para a mesma apontar o telescópio para os objetos celestes selecionados </w:t>
      </w:r>
      <w:r w:rsidR="00E65AF0" w:rsidRPr="00E65AF0">
        <w:rPr>
          <w:szCs w:val="24"/>
          <w:shd w:val="clear" w:color="auto" w:fill="FFFFFF"/>
        </w:rPr>
        <w:t xml:space="preserve">pelo usuário. </w:t>
      </w:r>
      <w:r w:rsidR="0077453A">
        <w:rPr>
          <w:szCs w:val="24"/>
          <w:shd w:val="clear" w:color="auto" w:fill="FFFFFF"/>
        </w:rPr>
        <w:t xml:space="preserve">O </w:t>
      </w:r>
      <w:r w:rsidR="0077453A" w:rsidRPr="008C1DAF">
        <w:rPr>
          <w:i/>
          <w:szCs w:val="24"/>
          <w:shd w:val="clear" w:color="auto" w:fill="FFFFFF"/>
        </w:rPr>
        <w:t>software</w:t>
      </w:r>
      <w:r w:rsidR="0077453A">
        <w:rPr>
          <w:szCs w:val="24"/>
          <w:shd w:val="clear" w:color="auto" w:fill="FFFFFF"/>
        </w:rPr>
        <w:t xml:space="preserve"> </w:t>
      </w:r>
      <w:r w:rsidR="00820156">
        <w:rPr>
          <w:szCs w:val="24"/>
          <w:shd w:val="clear" w:color="auto" w:fill="FFFFFF"/>
        </w:rPr>
        <w:t>fornece para o usuário os modos manual e automático de controle do sistema</w:t>
      </w:r>
      <w:r w:rsidR="0067298E">
        <w:rPr>
          <w:szCs w:val="24"/>
          <w:shd w:val="clear" w:color="auto" w:fill="FFFFFF"/>
        </w:rPr>
        <w:t>,</w:t>
      </w:r>
      <w:r w:rsidR="00820156">
        <w:rPr>
          <w:szCs w:val="24"/>
          <w:shd w:val="clear" w:color="auto" w:fill="FFFFFF"/>
        </w:rPr>
        <w:t xml:space="preserve"> </w:t>
      </w:r>
      <w:r w:rsidR="003142F3">
        <w:rPr>
          <w:szCs w:val="24"/>
          <w:shd w:val="clear" w:color="auto" w:fill="FFFFFF"/>
        </w:rPr>
        <w:t>facilitando a navegação por diferentes corpos celestes</w:t>
      </w:r>
      <w:r w:rsidR="004E00C3">
        <w:rPr>
          <w:szCs w:val="24"/>
          <w:shd w:val="clear" w:color="auto" w:fill="FFFFFF"/>
        </w:rPr>
        <w:t xml:space="preserve">. </w:t>
      </w:r>
      <w:r w:rsidR="0067298E">
        <w:rPr>
          <w:szCs w:val="24"/>
          <w:shd w:val="clear" w:color="auto" w:fill="FFFFFF"/>
        </w:rPr>
        <w:t xml:space="preserve">No modo automático, o usuário faz a seleção do objeto que deseja observar na tela de um software já disponível, o </w:t>
      </w:r>
      <w:proofErr w:type="spellStart"/>
      <w:r w:rsidR="00D00E89" w:rsidRPr="00D00E89">
        <w:rPr>
          <w:szCs w:val="24"/>
          <w:shd w:val="clear" w:color="auto" w:fill="FFFFFF"/>
        </w:rPr>
        <w:t>Stellarium</w:t>
      </w:r>
      <w:proofErr w:type="spellEnd"/>
      <w:r w:rsidR="0067298E">
        <w:rPr>
          <w:szCs w:val="24"/>
          <w:shd w:val="clear" w:color="auto" w:fill="FFFFFF"/>
        </w:rPr>
        <w:t xml:space="preserve">. A partir daí, o </w:t>
      </w:r>
      <w:r w:rsidR="0067298E" w:rsidRPr="008C1DAF">
        <w:rPr>
          <w:i/>
          <w:szCs w:val="24"/>
          <w:shd w:val="clear" w:color="auto" w:fill="FFFFFF"/>
        </w:rPr>
        <w:t>software</w:t>
      </w:r>
      <w:r w:rsidR="0067298E">
        <w:rPr>
          <w:szCs w:val="24"/>
          <w:shd w:val="clear" w:color="auto" w:fill="FFFFFF"/>
        </w:rPr>
        <w:t xml:space="preserve"> desenvolvido recebe as coordenadas do astro selecionado e executa uma série de equações para calcular as velocidades de rotação e translação para apontar o telescópio para o astro. </w:t>
      </w:r>
      <w:r w:rsidR="004E00C3">
        <w:rPr>
          <w:szCs w:val="24"/>
          <w:shd w:val="clear" w:color="auto" w:fill="FFFFFF"/>
        </w:rPr>
        <w:t>Na sequência</w:t>
      </w:r>
      <w:r w:rsidR="0067298E">
        <w:rPr>
          <w:szCs w:val="24"/>
          <w:shd w:val="clear" w:color="auto" w:fill="FFFFFF"/>
        </w:rPr>
        <w:t xml:space="preserve">, o </w:t>
      </w:r>
      <w:proofErr w:type="spellStart"/>
      <w:r w:rsidR="0067298E">
        <w:rPr>
          <w:szCs w:val="24"/>
          <w:shd w:val="clear" w:color="auto" w:fill="FFFFFF"/>
        </w:rPr>
        <w:t>microcontrolador</w:t>
      </w:r>
      <w:proofErr w:type="spellEnd"/>
      <w:r w:rsidR="0067298E">
        <w:rPr>
          <w:szCs w:val="24"/>
          <w:shd w:val="clear" w:color="auto" w:fill="FFFFFF"/>
        </w:rPr>
        <w:t xml:space="preserve"> </w:t>
      </w:r>
      <w:proofErr w:type="spellStart"/>
      <w:r w:rsidR="00626375">
        <w:rPr>
          <w:szCs w:val="24"/>
          <w:shd w:val="clear" w:color="auto" w:fill="FFFFFF"/>
        </w:rPr>
        <w:t>Arduino</w:t>
      </w:r>
      <w:proofErr w:type="spellEnd"/>
      <w:r w:rsidR="00626375">
        <w:rPr>
          <w:szCs w:val="24"/>
          <w:shd w:val="clear" w:color="auto" w:fill="FFFFFF"/>
        </w:rPr>
        <w:t xml:space="preserve"> </w:t>
      </w:r>
      <w:r w:rsidR="0067298E">
        <w:rPr>
          <w:szCs w:val="24"/>
          <w:shd w:val="clear" w:color="auto" w:fill="FFFFFF"/>
        </w:rPr>
        <w:t>da</w:t>
      </w:r>
      <w:r w:rsidR="004E00C3">
        <w:rPr>
          <w:szCs w:val="24"/>
          <w:shd w:val="clear" w:color="auto" w:fill="FFFFFF"/>
        </w:rPr>
        <w:t xml:space="preserve"> base robotizada desenvolvida no Laboratório de Computação </w:t>
      </w:r>
      <w:proofErr w:type="spellStart"/>
      <w:r w:rsidR="004E00C3">
        <w:rPr>
          <w:szCs w:val="24"/>
          <w:shd w:val="clear" w:color="auto" w:fill="FFFFFF"/>
        </w:rPr>
        <w:t>Reconfigurável</w:t>
      </w:r>
      <w:proofErr w:type="spellEnd"/>
      <w:r w:rsidR="004E00C3">
        <w:rPr>
          <w:szCs w:val="24"/>
          <w:shd w:val="clear" w:color="auto" w:fill="FFFFFF"/>
        </w:rPr>
        <w:t xml:space="preserve"> do ICMC-US</w:t>
      </w:r>
      <w:r w:rsidR="0067298E">
        <w:rPr>
          <w:szCs w:val="24"/>
          <w:shd w:val="clear" w:color="auto" w:fill="FFFFFF"/>
        </w:rPr>
        <w:t xml:space="preserve">P, recebe os comandos de movimentação e controla diretamente a potência dos motores. Este </w:t>
      </w:r>
      <w:proofErr w:type="spellStart"/>
      <w:r w:rsidR="0067298E">
        <w:rPr>
          <w:szCs w:val="24"/>
          <w:shd w:val="clear" w:color="auto" w:fill="FFFFFF"/>
        </w:rPr>
        <w:t>microcontrolador</w:t>
      </w:r>
      <w:proofErr w:type="spellEnd"/>
      <w:r w:rsidR="0067298E">
        <w:rPr>
          <w:szCs w:val="24"/>
          <w:shd w:val="clear" w:color="auto" w:fill="FFFFFF"/>
        </w:rPr>
        <w:t xml:space="preserve"> </w:t>
      </w:r>
      <w:r w:rsidR="00626375">
        <w:rPr>
          <w:szCs w:val="24"/>
          <w:shd w:val="clear" w:color="auto" w:fill="FFFFFF"/>
        </w:rPr>
        <w:t>também</w:t>
      </w:r>
      <w:r w:rsidR="0067298E">
        <w:rPr>
          <w:szCs w:val="24"/>
          <w:shd w:val="clear" w:color="auto" w:fill="FFFFFF"/>
        </w:rPr>
        <w:t xml:space="preserve"> faz a leitura dos </w:t>
      </w:r>
      <w:proofErr w:type="spellStart"/>
      <w:r w:rsidR="0067298E">
        <w:rPr>
          <w:szCs w:val="24"/>
          <w:shd w:val="clear" w:color="auto" w:fill="FFFFFF"/>
        </w:rPr>
        <w:t>encoders</w:t>
      </w:r>
      <w:proofErr w:type="spellEnd"/>
      <w:r w:rsidR="0067298E">
        <w:rPr>
          <w:szCs w:val="24"/>
          <w:shd w:val="clear" w:color="auto" w:fill="FFFFFF"/>
        </w:rPr>
        <w:t xml:space="preserve"> de posição e informa o software desenvolvido </w:t>
      </w:r>
      <w:r w:rsidR="00626375">
        <w:rPr>
          <w:szCs w:val="24"/>
          <w:shd w:val="clear" w:color="auto" w:fill="FFFFFF"/>
        </w:rPr>
        <w:t xml:space="preserve">a posição atual do telescópio, que ajusta iterativamente as velocidades do telescópio por meio de um controlador proporcional, integral e derivativo. Uma vez apontado, o software continua a receber as variações na posição do astro, devido à rotação da terra, e ajusta continuamente o telescópio para acompanhar o mesmo. </w:t>
      </w:r>
      <w:r w:rsidR="004E00C3">
        <w:rPr>
          <w:szCs w:val="24"/>
          <w:shd w:val="clear" w:color="auto" w:fill="FFFFFF"/>
        </w:rPr>
        <w:t xml:space="preserve">Este trabalho </w:t>
      </w:r>
      <w:r w:rsidR="00BD3D2F">
        <w:rPr>
          <w:szCs w:val="24"/>
          <w:shd w:val="clear" w:color="auto" w:fill="FFFFFF"/>
        </w:rPr>
        <w:t xml:space="preserve">apresenta uma preocupação com a relação entre a </w:t>
      </w:r>
      <w:r w:rsidR="00626375">
        <w:rPr>
          <w:szCs w:val="24"/>
          <w:shd w:val="clear" w:color="auto" w:fill="FFFFFF"/>
        </w:rPr>
        <w:t xml:space="preserve">Universidade </w:t>
      </w:r>
      <w:r w:rsidR="00BD3D2F">
        <w:rPr>
          <w:szCs w:val="24"/>
          <w:shd w:val="clear" w:color="auto" w:fill="FFFFFF"/>
        </w:rPr>
        <w:t xml:space="preserve">e a comunidade, </w:t>
      </w:r>
      <w:r w:rsidR="00626375">
        <w:rPr>
          <w:szCs w:val="24"/>
          <w:shd w:val="clear" w:color="auto" w:fill="FFFFFF"/>
        </w:rPr>
        <w:t xml:space="preserve">pois pretende viabilizar que </w:t>
      </w:r>
      <w:r w:rsidR="00BD3D2F">
        <w:rPr>
          <w:szCs w:val="24"/>
          <w:shd w:val="clear" w:color="auto" w:fill="FFFFFF"/>
        </w:rPr>
        <w:t>as escolas públicas da cidade de S</w:t>
      </w:r>
      <w:r w:rsidR="003142F3">
        <w:rPr>
          <w:szCs w:val="24"/>
          <w:shd w:val="clear" w:color="auto" w:fill="FFFFFF"/>
        </w:rPr>
        <w:t>ão Carlos</w:t>
      </w:r>
      <w:r w:rsidR="00626375">
        <w:rPr>
          <w:szCs w:val="24"/>
          <w:shd w:val="clear" w:color="auto" w:fill="FFFFFF"/>
        </w:rPr>
        <w:t xml:space="preserve"> possam utilizar este telescópio remotamente, direcionando o mesmo e recebendo suas imagens por meio da Internet.</w:t>
      </w:r>
    </w:p>
    <w:p w:rsidR="00C17FFC" w:rsidRDefault="00C17FFC"/>
    <w:p w:rsidR="00C17FFC" w:rsidRDefault="00C17FFC"/>
    <w:p w:rsidR="00C17FFC" w:rsidRDefault="00C17FFC"/>
    <w:p w:rsidR="00C17FFC" w:rsidRDefault="00C17FFC"/>
    <w:p w:rsidR="00C17FFC" w:rsidRDefault="00C17FFC"/>
    <w:p w:rsidR="00FF663A" w:rsidRDefault="00FF663A" w:rsidP="00FF663A">
      <w:pPr>
        <w:pStyle w:val="pre"/>
        <w:ind w:firstLine="0"/>
        <w:jc w:val="both"/>
        <w:rPr>
          <w:rFonts w:ascii="Times New Roman" w:hAnsi="Times New Roman"/>
          <w:b w:val="0"/>
          <w:sz w:val="24"/>
        </w:rPr>
      </w:pPr>
    </w:p>
    <w:p w:rsidR="00FF663A" w:rsidRDefault="00FF663A" w:rsidP="00FF663A">
      <w:pPr>
        <w:pStyle w:val="pre"/>
        <w:ind w:firstLine="0"/>
        <w:jc w:val="both"/>
        <w:rPr>
          <w:rFonts w:ascii="Times New Roman" w:hAnsi="Times New Roman"/>
          <w:b w:val="0"/>
          <w:sz w:val="24"/>
        </w:rPr>
      </w:pPr>
    </w:p>
    <w:p w:rsidR="00940B08" w:rsidRPr="00047839" w:rsidRDefault="00940B08" w:rsidP="00FF663A">
      <w:pPr>
        <w:pStyle w:val="pre"/>
        <w:ind w:firstLine="0"/>
        <w:rPr>
          <w:rFonts w:ascii="Times New Roman" w:hAnsi="Times New Roman"/>
        </w:rPr>
      </w:pPr>
      <w:r w:rsidRPr="00047839">
        <w:rPr>
          <w:rFonts w:ascii="Times New Roman" w:hAnsi="Times New Roman"/>
        </w:rPr>
        <w:lastRenderedPageBreak/>
        <w:t>Sumário</w:t>
      </w:r>
    </w:p>
    <w:p w:rsidR="00151BD3" w:rsidRDefault="00591FDE">
      <w:pPr>
        <w:pStyle w:val="Sumrio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E35F41">
        <w:instrText xml:space="preserve"> TOC \o "1-3" \h \z \u </w:instrText>
      </w:r>
      <w:r>
        <w:fldChar w:fldCharType="separate"/>
      </w:r>
      <w:hyperlink w:anchor="_Toc403074690" w:history="1">
        <w:r w:rsidR="00151BD3" w:rsidRPr="00371B6C">
          <w:rPr>
            <w:rStyle w:val="Hyperlink"/>
            <w:noProof/>
          </w:rPr>
          <w:t>CAPÍTULO 1: INTRODUÇÃO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_Toc403074690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7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tabs>
          <w:tab w:val="left" w:pos="60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691" w:history="1">
        <w:r w:rsidR="00151BD3" w:rsidRPr="00371B6C">
          <w:rPr>
            <w:rStyle w:val="Hyperlink"/>
            <w:noProof/>
          </w:rPr>
          <w:t>1.1</w:t>
        </w:r>
        <w:r w:rsidR="00151BD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51BD3" w:rsidRPr="00371B6C">
          <w:rPr>
            <w:rStyle w:val="Hyperlink"/>
            <w:noProof/>
          </w:rPr>
          <w:t>Contextualização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_Toc403074691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7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692" w:history="1">
        <w:r w:rsidR="00151BD3" w:rsidRPr="00371B6C">
          <w:rPr>
            <w:rStyle w:val="Hyperlink"/>
            <w:noProof/>
          </w:rPr>
          <w:t>1.2 Objetivos do Trabalho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_Toc403074692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8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693" w:history="1">
        <w:r w:rsidR="00151BD3" w:rsidRPr="00371B6C">
          <w:rPr>
            <w:rStyle w:val="Hyperlink"/>
            <w:noProof/>
          </w:rPr>
          <w:t>1.3 Organização da Monografia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_Toc403074693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8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03074694" w:history="1">
        <w:r w:rsidR="00151BD3" w:rsidRPr="00371B6C">
          <w:rPr>
            <w:rStyle w:val="Hyperlink"/>
            <w:noProof/>
          </w:rPr>
          <w:t>CAPÍTULO 2: Revisão Bibliográfica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_Toc403074694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695" w:history="1">
        <w:r w:rsidR="00151BD3" w:rsidRPr="00371B6C">
          <w:rPr>
            <w:rStyle w:val="Hyperlink"/>
            <w:noProof/>
          </w:rPr>
          <w:t>2.1 Considerações Iniciais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_Toc403074695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696" w:history="1">
        <w:r w:rsidR="00151BD3" w:rsidRPr="00371B6C">
          <w:rPr>
            <w:rStyle w:val="Hyperlink"/>
            <w:noProof/>
          </w:rPr>
          <w:t>2.2 Estudos sobre Astronomia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_Toc403074696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697" w:history="1">
        <w:r w:rsidR="00151BD3" w:rsidRPr="00371B6C">
          <w:rPr>
            <w:rStyle w:val="Hyperlink"/>
            <w:noProof/>
          </w:rPr>
          <w:t>2.2.1 Movimentação da Terra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_Toc403074697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698" w:history="1">
        <w:r w:rsidR="00151BD3" w:rsidRPr="00371B6C">
          <w:rPr>
            <w:rStyle w:val="Hyperlink"/>
            <w:noProof/>
          </w:rPr>
          <w:t>2.2.2 O Sistema Solar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_Toc403074698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699" w:history="1">
        <w:r w:rsidR="00151BD3" w:rsidRPr="00371B6C">
          <w:rPr>
            <w:rStyle w:val="Hyperlink"/>
            <w:noProof/>
          </w:rPr>
          <w:t>2.2.3 Corpo Celeste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_Toc403074699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0" w:history="1">
        <w:r w:rsidR="00151BD3" w:rsidRPr="00371B6C">
          <w:rPr>
            <w:rStyle w:val="Hyperlink"/>
            <w:noProof/>
          </w:rPr>
          <w:t>2.2.4 Evolução Estelar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_Toc403074700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01" w:history="1">
        <w:r w:rsidR="00151BD3" w:rsidRPr="00371B6C">
          <w:rPr>
            <w:rStyle w:val="Hyperlink"/>
            <w:noProof/>
          </w:rPr>
          <w:t>2.3 Sistemas de Coordenadas Astronômicas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_Toc403074701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2" w:history="1">
        <w:r w:rsidR="00151BD3" w:rsidRPr="00371B6C">
          <w:rPr>
            <w:rStyle w:val="Hyperlink"/>
            <w:noProof/>
          </w:rPr>
          <w:t>2.3.1 Mensurar Distância Relativa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_Toc403074702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12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3" w:history="1">
        <w:r w:rsidR="00151BD3" w:rsidRPr="00371B6C">
          <w:rPr>
            <w:rStyle w:val="Hyperlink"/>
            <w:noProof/>
          </w:rPr>
          <w:t>2.3.2 Sistema de Coordenadas da Terra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_Toc403074703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12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4" w:history="1">
        <w:r w:rsidR="00151BD3" w:rsidRPr="00371B6C">
          <w:rPr>
            <w:rStyle w:val="Hyperlink"/>
            <w:noProof/>
          </w:rPr>
          <w:t>2.3.3 Coordenadas Horizontais (Azimutais)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_Toc403074704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5" w:history="1">
        <w:r w:rsidR="00151BD3" w:rsidRPr="00371B6C">
          <w:rPr>
            <w:rStyle w:val="Hyperlink"/>
            <w:noProof/>
          </w:rPr>
          <w:t>2.3.4 Coordenadas Equatoriais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_Toc403074705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6" w:history="1">
        <w:r w:rsidR="00151BD3" w:rsidRPr="00371B6C">
          <w:rPr>
            <w:rStyle w:val="Hyperlink"/>
            <w:noProof/>
          </w:rPr>
          <w:t>2.3.5 Tempo Universal (Universal Time ou UT)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_Toc403074706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15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7" w:history="1">
        <w:r w:rsidR="00151BD3" w:rsidRPr="00371B6C">
          <w:rPr>
            <w:rStyle w:val="Hyperlink"/>
            <w:noProof/>
          </w:rPr>
          <w:t>2.3.6 Dia Juliano (Julian Day ou JD)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_Toc403074707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15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08" w:history="1">
        <w:r w:rsidR="00151BD3" w:rsidRPr="00371B6C">
          <w:rPr>
            <w:rStyle w:val="Hyperlink"/>
            <w:noProof/>
          </w:rPr>
          <w:t>2.3.7 Tempo Sideral (Sideral Time ou ST)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_Toc403074708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15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09" w:history="1">
        <w:r w:rsidR="00151BD3" w:rsidRPr="00371B6C">
          <w:rPr>
            <w:rStyle w:val="Hyperlink"/>
            <w:noProof/>
          </w:rPr>
          <w:t xml:space="preserve">2.4 </w:t>
        </w:r>
        <w:r w:rsidR="00151BD3" w:rsidRPr="00371B6C">
          <w:rPr>
            <w:rStyle w:val="Hyperlink"/>
            <w:i/>
            <w:noProof/>
          </w:rPr>
          <w:t>Software</w:t>
        </w:r>
        <w:r w:rsidR="00151BD3" w:rsidRPr="00371B6C">
          <w:rPr>
            <w:rStyle w:val="Hyperlink"/>
            <w:noProof/>
          </w:rPr>
          <w:t xml:space="preserve"> Stellarium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_Toc403074709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16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0" w:history="1">
        <w:r w:rsidR="00151BD3" w:rsidRPr="00371B6C">
          <w:rPr>
            <w:rStyle w:val="Hyperlink"/>
            <w:noProof/>
          </w:rPr>
          <w:t>2.5 Tipos de Telescópios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_Toc403074710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11" w:history="1">
        <w:r w:rsidR="00151BD3" w:rsidRPr="00371B6C">
          <w:rPr>
            <w:rStyle w:val="Hyperlink"/>
            <w:noProof/>
          </w:rPr>
          <w:t>2.5.1 Telescópios Refratores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_Toc403074711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12" w:history="1">
        <w:r w:rsidR="00151BD3" w:rsidRPr="00371B6C">
          <w:rPr>
            <w:rStyle w:val="Hyperlink"/>
            <w:noProof/>
          </w:rPr>
          <w:t>2.5.2 Telescópios Refletores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_Toc403074712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19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13" w:history="1">
        <w:r w:rsidR="00151BD3" w:rsidRPr="00371B6C">
          <w:rPr>
            <w:rStyle w:val="Hyperlink"/>
            <w:noProof/>
          </w:rPr>
          <w:t>2.5.3 Telescópios Catadióptricos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_Toc403074713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20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4" w:history="1">
        <w:r w:rsidR="00151BD3" w:rsidRPr="00371B6C">
          <w:rPr>
            <w:rStyle w:val="Hyperlink"/>
            <w:noProof/>
          </w:rPr>
          <w:t>2.6 Controlador PID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_Toc403074714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20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5" w:history="1">
        <w:r w:rsidR="00151BD3" w:rsidRPr="00371B6C">
          <w:rPr>
            <w:rStyle w:val="Hyperlink"/>
            <w:noProof/>
            <w:highlight w:val="yellow"/>
          </w:rPr>
          <w:t>2.7 Qt Creator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_Toc403074715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6" w:history="1">
        <w:r w:rsidR="00151BD3" w:rsidRPr="00371B6C">
          <w:rPr>
            <w:rStyle w:val="Hyperlink"/>
            <w:noProof/>
          </w:rPr>
          <w:t>2.8 Linguagem C/C++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_Toc403074716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21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7" w:history="1">
        <w:r w:rsidR="00151BD3" w:rsidRPr="00371B6C">
          <w:rPr>
            <w:rStyle w:val="Hyperlink"/>
            <w:noProof/>
          </w:rPr>
          <w:t>CAPÍTULO 3: DESENVOLVIMENTO DO TRABALHO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_Toc403074717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8" w:history="1">
        <w:r w:rsidR="00151BD3" w:rsidRPr="00371B6C">
          <w:rPr>
            <w:rStyle w:val="Hyperlink"/>
            <w:noProof/>
          </w:rPr>
          <w:t>3.1 Considerações Iniciais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_Toc403074718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19" w:history="1">
        <w:r w:rsidR="00151BD3" w:rsidRPr="00371B6C">
          <w:rPr>
            <w:rStyle w:val="Hyperlink"/>
            <w:noProof/>
          </w:rPr>
          <w:t>3.2 Projeto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_Toc403074719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0" w:history="1">
        <w:r w:rsidR="00151BD3" w:rsidRPr="00371B6C">
          <w:rPr>
            <w:rStyle w:val="Hyperlink"/>
            <w:noProof/>
          </w:rPr>
          <w:t>3.2.1 Construção do Telescópio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_Toc403074720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1" w:history="1">
        <w:r w:rsidR="00151BD3" w:rsidRPr="00371B6C">
          <w:rPr>
            <w:rStyle w:val="Hyperlink"/>
            <w:noProof/>
          </w:rPr>
          <w:t>3.2.2 Comunicações com Arduino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_Toc403074721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24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2" w:history="1">
        <w:r w:rsidR="00151BD3" w:rsidRPr="00371B6C">
          <w:rPr>
            <w:rStyle w:val="Hyperlink"/>
            <w:noProof/>
          </w:rPr>
          <w:t>3.2.3 Implementação do Sistema de Controle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_Toc403074722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25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23" w:history="1">
        <w:r w:rsidR="00151BD3" w:rsidRPr="00371B6C">
          <w:rPr>
            <w:rStyle w:val="Hyperlink"/>
            <w:noProof/>
          </w:rPr>
          <w:t>3.3 Descrições das Atividades Realizadas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_Toc403074723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26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4" w:history="1">
        <w:r w:rsidR="00151BD3" w:rsidRPr="00371B6C">
          <w:rPr>
            <w:rStyle w:val="Hyperlink"/>
            <w:noProof/>
          </w:rPr>
          <w:t>3.3.1 Sistema de Controle Manual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_Toc403074724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26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5" w:history="1">
        <w:r w:rsidR="00151BD3" w:rsidRPr="00371B6C">
          <w:rPr>
            <w:rStyle w:val="Hyperlink"/>
            <w:noProof/>
          </w:rPr>
          <w:t>3.3.2 Sistema de Controle Automático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_Toc403074725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27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3"/>
        <w:tabs>
          <w:tab w:val="right" w:leader="dot" w:pos="877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03074726" w:history="1">
        <w:r w:rsidR="00151BD3" w:rsidRPr="00371B6C">
          <w:rPr>
            <w:rStyle w:val="Hyperlink"/>
            <w:noProof/>
          </w:rPr>
          <w:t>3.3.3 Cálculos das Coordenadas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_Toc403074726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28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27" w:history="1">
        <w:r w:rsidR="00151BD3" w:rsidRPr="00371B6C">
          <w:rPr>
            <w:rStyle w:val="Hyperlink"/>
            <w:noProof/>
          </w:rPr>
          <w:t>3.4 Resultados e Discussões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_Toc403074727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30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28" w:history="1">
        <w:r w:rsidR="00151BD3" w:rsidRPr="00371B6C">
          <w:rPr>
            <w:rStyle w:val="Hyperlink"/>
            <w:noProof/>
          </w:rPr>
          <w:t>3.5 Dificuldades e Limitações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_Toc403074728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03074729" w:history="1">
        <w:r w:rsidR="00151BD3" w:rsidRPr="00371B6C">
          <w:rPr>
            <w:rStyle w:val="Hyperlink"/>
            <w:noProof/>
          </w:rPr>
          <w:t>CAPÍTULO 4: CONCLUSÃO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_Toc403074729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30" w:history="1">
        <w:r w:rsidR="00151BD3" w:rsidRPr="00371B6C">
          <w:rPr>
            <w:rStyle w:val="Hyperlink"/>
            <w:noProof/>
          </w:rPr>
          <w:t>4.1 Contribuições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_Toc403074730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33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31" w:history="1">
        <w:r w:rsidR="00151BD3" w:rsidRPr="00371B6C">
          <w:rPr>
            <w:rStyle w:val="Hyperlink"/>
            <w:noProof/>
          </w:rPr>
          <w:t>4.2 Relacionamentos entre o curso e o projeto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_Toc403074731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35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32" w:history="1">
        <w:r w:rsidR="00151BD3" w:rsidRPr="00371B6C">
          <w:rPr>
            <w:rStyle w:val="Hyperlink"/>
            <w:noProof/>
          </w:rPr>
          <w:t>4.3 Considerações sobre o curso de graduação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_Toc403074732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36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03074733" w:history="1">
        <w:r w:rsidR="00151BD3" w:rsidRPr="00371B6C">
          <w:rPr>
            <w:rStyle w:val="Hyperlink"/>
            <w:noProof/>
          </w:rPr>
          <w:t>4.4 Trabalhos futuros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_Toc403074733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36</w:t>
        </w:r>
        <w:r w:rsidR="00151BD3">
          <w:rPr>
            <w:noProof/>
            <w:webHidden/>
          </w:rPr>
          <w:fldChar w:fldCharType="end"/>
        </w:r>
      </w:hyperlink>
    </w:p>
    <w:p w:rsidR="00151BD3" w:rsidRDefault="000E4A01">
      <w:pPr>
        <w:pStyle w:val="Sumrio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03074734" w:history="1">
        <w:r w:rsidR="00151BD3" w:rsidRPr="00371B6C">
          <w:rPr>
            <w:rStyle w:val="Hyperlink"/>
            <w:noProof/>
          </w:rPr>
          <w:t>REFERÊNCIAS</w:t>
        </w:r>
        <w:r w:rsidR="00151BD3">
          <w:rPr>
            <w:noProof/>
            <w:webHidden/>
          </w:rPr>
          <w:tab/>
        </w:r>
        <w:r w:rsidR="00151BD3">
          <w:rPr>
            <w:noProof/>
            <w:webHidden/>
          </w:rPr>
          <w:fldChar w:fldCharType="begin"/>
        </w:r>
        <w:r w:rsidR="00151BD3">
          <w:rPr>
            <w:noProof/>
            <w:webHidden/>
          </w:rPr>
          <w:instrText xml:space="preserve"> PAGEREF _Toc403074734 \h </w:instrText>
        </w:r>
        <w:r w:rsidR="00151BD3">
          <w:rPr>
            <w:noProof/>
            <w:webHidden/>
          </w:rPr>
        </w:r>
        <w:r w:rsidR="00151BD3">
          <w:rPr>
            <w:noProof/>
            <w:webHidden/>
          </w:rPr>
          <w:fldChar w:fldCharType="separate"/>
        </w:r>
        <w:r w:rsidR="00151BD3">
          <w:rPr>
            <w:noProof/>
            <w:webHidden/>
          </w:rPr>
          <w:t>37</w:t>
        </w:r>
        <w:r w:rsidR="00151BD3">
          <w:rPr>
            <w:noProof/>
            <w:webHidden/>
          </w:rPr>
          <w:fldChar w:fldCharType="end"/>
        </w:r>
      </w:hyperlink>
    </w:p>
    <w:p w:rsidR="00E35F41" w:rsidRDefault="00591FDE">
      <w:r>
        <w:fldChar w:fldCharType="end"/>
      </w:r>
    </w:p>
    <w:p w:rsidR="008074CD" w:rsidRDefault="008074CD" w:rsidP="003142F3">
      <w:pPr>
        <w:ind w:firstLine="0"/>
      </w:pPr>
      <w:bookmarkStart w:id="0" w:name="_Toc223175052"/>
      <w:bookmarkStart w:id="1" w:name="_Toc223880925"/>
      <w:bookmarkStart w:id="2" w:name="_Toc223965448"/>
      <w:bookmarkStart w:id="3" w:name="_Toc223965570"/>
      <w:bookmarkStart w:id="4" w:name="_Toc238540365"/>
    </w:p>
    <w:p w:rsidR="007B0218" w:rsidRDefault="007B0218" w:rsidP="009C1939">
      <w:pPr>
        <w:ind w:firstLine="0"/>
      </w:pPr>
    </w:p>
    <w:p w:rsidR="00FF663A" w:rsidRDefault="00FF663A" w:rsidP="00FF663A">
      <w:pPr>
        <w:rPr>
          <w:b/>
          <w:bCs/>
          <w:kern w:val="32"/>
          <w:sz w:val="40"/>
          <w:szCs w:val="32"/>
        </w:rPr>
      </w:pPr>
    </w:p>
    <w:p w:rsidR="00FF663A" w:rsidRPr="00FF663A" w:rsidRDefault="00FF663A" w:rsidP="00FF663A"/>
    <w:p w:rsidR="00940B08" w:rsidRDefault="00FF663A" w:rsidP="00CB3D3E">
      <w:pPr>
        <w:pStyle w:val="Ttulo1"/>
      </w:pPr>
      <w:bookmarkStart w:id="5" w:name="_Toc403074690"/>
      <w:r>
        <w:t>C</w:t>
      </w:r>
      <w:r w:rsidR="00940B08" w:rsidRPr="003142F3">
        <w:t>APÍTULO 1: INTRODUÇÃO</w:t>
      </w:r>
      <w:bookmarkEnd w:id="0"/>
      <w:bookmarkEnd w:id="1"/>
      <w:bookmarkEnd w:id="2"/>
      <w:bookmarkEnd w:id="3"/>
      <w:bookmarkEnd w:id="4"/>
      <w:bookmarkEnd w:id="5"/>
    </w:p>
    <w:p w:rsidR="00DB26A5" w:rsidRPr="00DB26A5" w:rsidRDefault="00DB26A5" w:rsidP="00DB26A5"/>
    <w:p w:rsidR="001B0C83" w:rsidRDefault="00EF33FA" w:rsidP="001B0C83">
      <w:pPr>
        <w:pStyle w:val="Ttulo2"/>
        <w:numPr>
          <w:ilvl w:val="1"/>
          <w:numId w:val="48"/>
        </w:numPr>
      </w:pPr>
      <w:bookmarkStart w:id="6" w:name="_Toc403074691"/>
      <w:r w:rsidRPr="0059692C">
        <w:t>Contextualização</w:t>
      </w:r>
      <w:bookmarkEnd w:id="6"/>
    </w:p>
    <w:p w:rsidR="001B0C83" w:rsidRPr="001B0C83" w:rsidRDefault="001B0C83" w:rsidP="001B0C83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26375">
        <w:rPr>
          <w:shd w:val="clear" w:color="auto" w:fill="FFFFFF"/>
        </w:rPr>
        <w:t>Este trabalho apresenta</w:t>
      </w:r>
      <w:r w:rsidRPr="001B0C83">
        <w:rPr>
          <w:shd w:val="clear" w:color="auto" w:fill="FFFFFF"/>
        </w:rPr>
        <w:t xml:space="preserve"> o des</w:t>
      </w:r>
      <w:r w:rsidR="00626375">
        <w:rPr>
          <w:shd w:val="clear" w:color="auto" w:fill="FFFFFF"/>
        </w:rPr>
        <w:t xml:space="preserve">envolvimento de um </w:t>
      </w:r>
      <w:r w:rsidR="00626375" w:rsidRPr="008C1DAF">
        <w:rPr>
          <w:i/>
          <w:shd w:val="clear" w:color="auto" w:fill="FFFFFF"/>
        </w:rPr>
        <w:t>software</w:t>
      </w:r>
      <w:r w:rsidR="00626375">
        <w:rPr>
          <w:shd w:val="clear" w:color="auto" w:fill="FFFFFF"/>
        </w:rPr>
        <w:t xml:space="preserve"> de</w:t>
      </w:r>
      <w:r w:rsidRPr="001B0C83">
        <w:rPr>
          <w:shd w:val="clear" w:color="auto" w:fill="FFFFFF"/>
        </w:rPr>
        <w:t xml:space="preserve"> controle </w:t>
      </w:r>
      <w:r w:rsidR="00626375">
        <w:rPr>
          <w:shd w:val="clear" w:color="auto" w:fill="FFFFFF"/>
        </w:rPr>
        <w:t xml:space="preserve">de </w:t>
      </w:r>
      <w:r w:rsidRPr="001B0C83">
        <w:rPr>
          <w:shd w:val="clear" w:color="auto" w:fill="FFFFFF"/>
        </w:rPr>
        <w:t>uma base motorizada</w:t>
      </w:r>
      <w:r w:rsidR="00626375">
        <w:rPr>
          <w:shd w:val="clear" w:color="auto" w:fill="FFFFFF"/>
        </w:rPr>
        <w:t xml:space="preserve"> de</w:t>
      </w:r>
      <w:r w:rsidRPr="001B0C83">
        <w:rPr>
          <w:shd w:val="clear" w:color="auto" w:fill="FFFFFF"/>
        </w:rPr>
        <w:t xml:space="preserve"> posicionando </w:t>
      </w:r>
      <w:r w:rsidR="00626375">
        <w:rPr>
          <w:shd w:val="clear" w:color="auto" w:fill="FFFFFF"/>
        </w:rPr>
        <w:t>de um</w:t>
      </w:r>
      <w:r w:rsidRPr="001B0C83">
        <w:rPr>
          <w:shd w:val="clear" w:color="auto" w:fill="FFFFFF"/>
        </w:rPr>
        <w:t xml:space="preserve"> telescópio </w:t>
      </w:r>
      <w:r w:rsidR="00626375">
        <w:rPr>
          <w:shd w:val="clear" w:color="auto" w:fill="FFFFFF"/>
        </w:rPr>
        <w:t>por meio de</w:t>
      </w:r>
      <w:r w:rsidRPr="001B0C83">
        <w:rPr>
          <w:shd w:val="clear" w:color="auto" w:fill="FFFFFF"/>
        </w:rPr>
        <w:t xml:space="preserve"> comandos d</w:t>
      </w:r>
      <w:r w:rsidR="00626375">
        <w:rPr>
          <w:shd w:val="clear" w:color="auto" w:fill="FFFFFF"/>
        </w:rPr>
        <w:t xml:space="preserve">e </w:t>
      </w:r>
      <w:r w:rsidRPr="001B0C83">
        <w:rPr>
          <w:shd w:val="clear" w:color="auto" w:fill="FFFFFF"/>
        </w:rPr>
        <w:t>usuário</w:t>
      </w:r>
      <w:r w:rsidR="00626375">
        <w:rPr>
          <w:shd w:val="clear" w:color="auto" w:fill="FFFFFF"/>
        </w:rPr>
        <w:t xml:space="preserve"> remotamente localizados</w:t>
      </w:r>
      <w:r w:rsidRPr="001B0C83">
        <w:rPr>
          <w:shd w:val="clear" w:color="auto" w:fill="FFFFFF"/>
        </w:rPr>
        <w:t xml:space="preserve">. </w:t>
      </w:r>
      <w:r w:rsidR="00D00E89">
        <w:rPr>
          <w:shd w:val="clear" w:color="auto" w:fill="FFFFFF"/>
        </w:rPr>
        <w:t xml:space="preserve">Este trabalho de conclusão de curso </w:t>
      </w:r>
      <w:r w:rsidR="00D00E89" w:rsidRPr="00D00E89">
        <w:rPr>
          <w:shd w:val="clear" w:color="auto" w:fill="FFFFFF"/>
        </w:rPr>
        <w:t>faz parte de um projeto maior realizado em conjunto com outros alunos de iniciação científica que estão construindo um te</w:t>
      </w:r>
      <w:r w:rsidR="00D00E89">
        <w:rPr>
          <w:shd w:val="clear" w:color="auto" w:fill="FFFFFF"/>
        </w:rPr>
        <w:t xml:space="preserve">lescópio e sua base </w:t>
      </w:r>
      <w:r w:rsidR="000E4A01">
        <w:rPr>
          <w:shd w:val="clear" w:color="auto" w:fill="FFFFFF"/>
        </w:rPr>
        <w:t>motorizada</w:t>
      </w:r>
      <w:r w:rsidR="00D00E89">
        <w:rPr>
          <w:shd w:val="clear" w:color="auto" w:fill="FFFFFF"/>
        </w:rPr>
        <w:t xml:space="preserve">, capaz de </w:t>
      </w:r>
      <w:r w:rsidR="00D00E89" w:rsidRPr="00D00E89">
        <w:rPr>
          <w:shd w:val="clear" w:color="auto" w:fill="FFFFFF"/>
        </w:rPr>
        <w:t>apontar o telescópio para os objetos celestes selecionados pelo usuário</w:t>
      </w:r>
      <w:r w:rsidR="00D00E89">
        <w:rPr>
          <w:shd w:val="clear" w:color="auto" w:fill="FFFFFF"/>
        </w:rPr>
        <w:t xml:space="preserve"> via Internet</w:t>
      </w:r>
      <w:r w:rsidR="00D00E89" w:rsidRPr="00D00E89">
        <w:rPr>
          <w:shd w:val="clear" w:color="auto" w:fill="FFFFFF"/>
        </w:rPr>
        <w:t xml:space="preserve">. </w:t>
      </w:r>
      <w:r w:rsidR="00D00E89">
        <w:rPr>
          <w:shd w:val="clear" w:color="auto" w:fill="FFFFFF"/>
        </w:rPr>
        <w:t>Sendo assim, a</w:t>
      </w:r>
      <w:r w:rsidRPr="001B0C83">
        <w:rPr>
          <w:shd w:val="clear" w:color="auto" w:fill="FFFFFF"/>
        </w:rPr>
        <w:t xml:space="preserve"> comunidade do município de São Carlos, mais espe</w:t>
      </w:r>
      <w:r w:rsidR="00626375">
        <w:rPr>
          <w:shd w:val="clear" w:color="auto" w:fill="FFFFFF"/>
        </w:rPr>
        <w:t>cificamente às crianças de escolas</w:t>
      </w:r>
      <w:r w:rsidR="00D00E89">
        <w:rPr>
          <w:shd w:val="clear" w:color="auto" w:fill="FFFFFF"/>
        </w:rPr>
        <w:t xml:space="preserve"> mais carentes</w:t>
      </w:r>
      <w:r w:rsidRPr="001B0C83">
        <w:rPr>
          <w:shd w:val="clear" w:color="auto" w:fill="FFFFFF"/>
        </w:rPr>
        <w:t xml:space="preserve"> da cidade</w:t>
      </w:r>
      <w:r w:rsidR="00D00E89">
        <w:rPr>
          <w:shd w:val="clear" w:color="auto" w:fill="FFFFFF"/>
        </w:rPr>
        <w:t xml:space="preserve">, poderão agendar no sistema algumas noites para aulas de astronomia </w:t>
      </w:r>
      <w:proofErr w:type="gramStart"/>
      <w:r w:rsidR="000E4A01">
        <w:rPr>
          <w:shd w:val="clear" w:color="auto" w:fill="FFFFFF"/>
        </w:rPr>
        <w:t>a</w:t>
      </w:r>
      <w:proofErr w:type="gramEnd"/>
      <w:r w:rsidR="000E4A01">
        <w:rPr>
          <w:shd w:val="clear" w:color="auto" w:fill="FFFFFF"/>
        </w:rPr>
        <w:t xml:space="preserve"> distância </w:t>
      </w:r>
      <w:r w:rsidR="00D00E89">
        <w:rPr>
          <w:shd w:val="clear" w:color="auto" w:fill="FFFFFF"/>
        </w:rPr>
        <w:t>com o telescópio robótico.</w:t>
      </w:r>
    </w:p>
    <w:p w:rsidR="001B0C83" w:rsidRPr="001B0C83" w:rsidRDefault="001B0C83" w:rsidP="001B0C83">
      <w:pPr>
        <w:ind w:firstLine="0"/>
      </w:pPr>
      <w:r>
        <w:tab/>
      </w:r>
      <w:r w:rsidRPr="001B0C83">
        <w:t xml:space="preserve">O telescópio é um instrumento fundamental na área da astronomia e </w:t>
      </w:r>
      <w:r w:rsidR="000E4A01">
        <w:t>hoje já</w:t>
      </w:r>
      <w:r w:rsidRPr="001B0C83">
        <w:t xml:space="preserve"> </w:t>
      </w:r>
      <w:r w:rsidR="000E4A01">
        <w:t>q</w:t>
      </w:r>
      <w:r w:rsidRPr="001B0C83">
        <w:t>ue existem muitos telescópios computadorizados, porém a maioria deles possui um alto custo</w:t>
      </w:r>
      <w:r w:rsidR="000E4A01">
        <w:t>,</w:t>
      </w:r>
      <w:r w:rsidRPr="001B0C83">
        <w:t xml:space="preserve"> dificultando o acesso </w:t>
      </w:r>
      <w:r w:rsidR="00D00E89" w:rsidRPr="001B0C83">
        <w:t>à</w:t>
      </w:r>
      <w:r w:rsidRPr="001B0C83">
        <w:t xml:space="preserve"> comunidade de modo geral. </w:t>
      </w:r>
      <w:r w:rsidR="000E4A01">
        <w:t>Sabendo</w:t>
      </w:r>
      <w:r w:rsidRPr="001B0C83">
        <w:t xml:space="preserve"> </w:t>
      </w:r>
      <w:r w:rsidR="00D00E89">
        <w:t>dessas dificuldades de acesso, procurou</w:t>
      </w:r>
      <w:r w:rsidRPr="001B0C83">
        <w:t>-se desenvolver um telescópio próprio de baixo custo e alta qualidade</w:t>
      </w:r>
      <w:r w:rsidR="000E4A01">
        <w:t>,</w:t>
      </w:r>
      <w:r w:rsidRPr="001B0C83">
        <w:t xml:space="preserve"> com poder foc</w:t>
      </w:r>
      <w:r w:rsidR="008C1DAF">
        <w:t>al e alta resolução de imagem. P</w:t>
      </w:r>
      <w:r w:rsidRPr="001B0C83">
        <w:t xml:space="preserve">ara o funcionamento deste telescópio um </w:t>
      </w:r>
      <w:r w:rsidRPr="008C1DAF">
        <w:rPr>
          <w:i/>
        </w:rPr>
        <w:t>software</w:t>
      </w:r>
      <w:r w:rsidRPr="001B0C83">
        <w:t xml:space="preserve"> que controle a base motorizada é fundamental</w:t>
      </w:r>
      <w:r w:rsidR="00D00E89">
        <w:t>, po</w:t>
      </w:r>
      <w:r w:rsidR="000E4A01">
        <w:t>is o campo de visão é pequeno, o que torna</w:t>
      </w:r>
      <w:r w:rsidR="009A7F96">
        <w:t xml:space="preserve"> necessário realizar o acompanhamento dos objetos celestes visualizados </w:t>
      </w:r>
      <w:r w:rsidR="0087222A">
        <w:t>[1]</w:t>
      </w:r>
      <w:r w:rsidRPr="001B0C83">
        <w:t xml:space="preserve">. </w:t>
      </w:r>
    </w:p>
    <w:p w:rsidR="001B0C83" w:rsidRPr="001B0C83" w:rsidRDefault="001B0C83" w:rsidP="001B0C83">
      <w:pPr>
        <w:ind w:firstLine="0"/>
      </w:pPr>
      <w:r>
        <w:tab/>
      </w:r>
      <w:r w:rsidR="009A7F96">
        <w:t>E</w:t>
      </w:r>
      <w:r w:rsidRPr="001B0C83">
        <w:t>ste trabalho faz parte de um projeto cujo objetivo principal é levar a tecnologia e a astronomia para as crianças de escola púb</w:t>
      </w:r>
      <w:r w:rsidR="009A7F96">
        <w:t>lica do município de São Carlos</w:t>
      </w:r>
      <w:r w:rsidRPr="001B0C83">
        <w:t xml:space="preserve">. Apesar de </w:t>
      </w:r>
      <w:r w:rsidR="000E4A01">
        <w:t>a Universidade de São Paulo possuir um Observatório que é</w:t>
      </w:r>
      <w:r w:rsidRPr="001B0C83">
        <w:t xml:space="preserve"> ser aberto para a população</w:t>
      </w:r>
      <w:r w:rsidR="000E4A01">
        <w:t xml:space="preserve"> em alguns dias específicos</w:t>
      </w:r>
      <w:r w:rsidRPr="001B0C83">
        <w:t xml:space="preserve">, </w:t>
      </w:r>
      <w:r w:rsidR="00B86A45" w:rsidRPr="001B0C83">
        <w:t>às</w:t>
      </w:r>
      <w:r w:rsidRPr="001B0C83">
        <w:t xml:space="preserve"> crianças da periferia da cidade dificilmente vêm até ele devido </w:t>
      </w:r>
      <w:r w:rsidR="009A7F96" w:rsidRPr="001B0C83">
        <w:t>à</w:t>
      </w:r>
      <w:r w:rsidRPr="001B0C83">
        <w:t xml:space="preserve"> </w:t>
      </w:r>
      <w:r w:rsidR="009A7F96">
        <w:t xml:space="preserve">falta de recursos para o deslocamento. Este projeto é constituído de quatro etapas principais: a construção do telescópio propriamente dito; a construção de uma base motorizada capaz de movimentar o mesmo; uma Interface Web para que alunos de escolas </w:t>
      </w:r>
      <w:r w:rsidR="009A7F96">
        <w:lastRenderedPageBreak/>
        <w:t xml:space="preserve">possam se cadastrar e operar remotamente o telescópio; e um </w:t>
      </w:r>
      <w:r w:rsidR="009A7F96" w:rsidRPr="008C1DAF">
        <w:rPr>
          <w:i/>
        </w:rPr>
        <w:t>software</w:t>
      </w:r>
      <w:r w:rsidR="009A7F96">
        <w:t xml:space="preserve"> de controle responsável por apontar o telescópio para os objetos celestes selecionados. Este trabalho é responsável pelo desenvolvimento desta última etapa.</w:t>
      </w:r>
    </w:p>
    <w:p w:rsidR="00940B08" w:rsidRPr="002B0D5A" w:rsidRDefault="00940B08" w:rsidP="002B0D5A">
      <w:pPr>
        <w:pStyle w:val="Ttulo2"/>
      </w:pPr>
      <w:bookmarkStart w:id="7" w:name="_Toc223880927"/>
      <w:bookmarkStart w:id="8" w:name="_Toc223965450"/>
      <w:bookmarkStart w:id="9" w:name="_Toc223965572"/>
      <w:bookmarkStart w:id="10" w:name="_Toc238540367"/>
      <w:bookmarkStart w:id="11" w:name="_Toc403074692"/>
      <w:r w:rsidRPr="002B0D5A">
        <w:t>1.2 Objetivos do Trabalho</w:t>
      </w:r>
      <w:bookmarkEnd w:id="7"/>
      <w:bookmarkEnd w:id="8"/>
      <w:bookmarkEnd w:id="9"/>
      <w:bookmarkEnd w:id="10"/>
      <w:bookmarkEnd w:id="11"/>
      <w:r w:rsidRPr="002B0D5A">
        <w:t xml:space="preserve"> </w:t>
      </w:r>
    </w:p>
    <w:p w:rsidR="00A11396" w:rsidRPr="008826C4" w:rsidDel="00CB48AE" w:rsidRDefault="008826C4" w:rsidP="005A5471">
      <w:pPr>
        <w:rPr>
          <w:szCs w:val="24"/>
          <w:u w:val="single"/>
        </w:rPr>
      </w:pPr>
      <w:r w:rsidRPr="008826C4">
        <w:rPr>
          <w:szCs w:val="24"/>
        </w:rPr>
        <w:t xml:space="preserve">O objetivo deste trabalho é o desenvolvimento de um </w:t>
      </w:r>
      <w:r w:rsidRPr="008826C4">
        <w:rPr>
          <w:i/>
          <w:iCs/>
          <w:szCs w:val="24"/>
        </w:rPr>
        <w:t xml:space="preserve">software </w:t>
      </w:r>
      <w:r w:rsidRPr="008826C4">
        <w:rPr>
          <w:szCs w:val="24"/>
        </w:rPr>
        <w:t xml:space="preserve">capaz de controlar uma base motorizada posicionando o telescópio na posição desejada através de comandos do usuário, assim como beneficiar alunos de escolas públicas com aulas sobre astronomia. O </w:t>
      </w:r>
      <w:r w:rsidRPr="008826C4">
        <w:rPr>
          <w:i/>
          <w:iCs/>
          <w:szCs w:val="24"/>
        </w:rPr>
        <w:t xml:space="preserve">software </w:t>
      </w:r>
      <w:r w:rsidRPr="008826C4">
        <w:rPr>
          <w:szCs w:val="24"/>
        </w:rPr>
        <w:t xml:space="preserve">irá interpretar os comandos digitados pelo usuário, indicando a posição de um determinado objeto celeste, extraída do </w:t>
      </w:r>
      <w:r w:rsidRPr="008826C4">
        <w:rPr>
          <w:i/>
          <w:iCs/>
          <w:szCs w:val="24"/>
        </w:rPr>
        <w:t xml:space="preserve">software </w:t>
      </w:r>
      <w:r w:rsidRPr="008826C4">
        <w:rPr>
          <w:szCs w:val="24"/>
        </w:rPr>
        <w:t xml:space="preserve">livre </w:t>
      </w:r>
      <w:proofErr w:type="spellStart"/>
      <w:r w:rsidRPr="008826C4">
        <w:rPr>
          <w:szCs w:val="24"/>
        </w:rPr>
        <w:t>Stellarium</w:t>
      </w:r>
      <w:proofErr w:type="spellEnd"/>
      <w:r w:rsidRPr="008826C4">
        <w:rPr>
          <w:szCs w:val="24"/>
        </w:rPr>
        <w:t xml:space="preserve">. Também é possível que o usuário controle diretamente o telescópio, movimentando o mesmo para esquerda, para a direita, para baixo ou para cima. Sendo assim, o software fornece para o usuário os modos manual e automático de controle do sistema. No modo automático, o usuário faz a seleção do objeto que deseja observar na tela do </w:t>
      </w:r>
      <w:proofErr w:type="spellStart"/>
      <w:r w:rsidRPr="008826C4">
        <w:rPr>
          <w:szCs w:val="24"/>
        </w:rPr>
        <w:t>Stellarium</w:t>
      </w:r>
      <w:proofErr w:type="spellEnd"/>
      <w:r w:rsidRPr="008826C4">
        <w:rPr>
          <w:szCs w:val="24"/>
        </w:rPr>
        <w:t>. A partir daí, o software desenvolvido recebe as coordenadas do astro selecionado</w:t>
      </w:r>
      <w:r w:rsidR="000E4A01">
        <w:rPr>
          <w:szCs w:val="24"/>
        </w:rPr>
        <w:t xml:space="preserve"> via </w:t>
      </w:r>
      <w:r w:rsidR="000E4A01" w:rsidRPr="000E4A01">
        <w:rPr>
          <w:i/>
          <w:szCs w:val="24"/>
        </w:rPr>
        <w:t>socket</w:t>
      </w:r>
      <w:r w:rsidRPr="008826C4">
        <w:rPr>
          <w:szCs w:val="24"/>
        </w:rPr>
        <w:t xml:space="preserve"> e executa uma série de equações para calcular as velocidades de rotação e translação para apontar o telescópio para o astro. Na sequência, </w:t>
      </w:r>
      <w:r w:rsidR="005C2F4F">
        <w:rPr>
          <w:szCs w:val="24"/>
        </w:rPr>
        <w:t>o</w:t>
      </w:r>
      <w:r w:rsidRPr="008826C4">
        <w:rPr>
          <w:szCs w:val="24"/>
        </w:rPr>
        <w:t xml:space="preserve"> </w:t>
      </w:r>
      <w:proofErr w:type="spellStart"/>
      <w:r w:rsidRPr="008826C4">
        <w:rPr>
          <w:szCs w:val="24"/>
        </w:rPr>
        <w:t>microcontrolador</w:t>
      </w:r>
      <w:proofErr w:type="spellEnd"/>
      <w:r w:rsidRPr="008826C4">
        <w:rPr>
          <w:szCs w:val="24"/>
        </w:rPr>
        <w:t xml:space="preserve"> </w:t>
      </w:r>
      <w:proofErr w:type="spellStart"/>
      <w:r w:rsidRPr="008826C4">
        <w:rPr>
          <w:szCs w:val="24"/>
        </w:rPr>
        <w:t>Arduino</w:t>
      </w:r>
      <w:proofErr w:type="spellEnd"/>
      <w:r w:rsidRPr="008826C4">
        <w:rPr>
          <w:szCs w:val="24"/>
        </w:rPr>
        <w:t xml:space="preserve"> da base robotizada que está sendo desenvolvida no Laboratório de Computação </w:t>
      </w:r>
      <w:proofErr w:type="spellStart"/>
      <w:r w:rsidRPr="008826C4">
        <w:rPr>
          <w:szCs w:val="24"/>
        </w:rPr>
        <w:t>Reconfigurável</w:t>
      </w:r>
      <w:proofErr w:type="spellEnd"/>
      <w:r w:rsidRPr="008826C4">
        <w:rPr>
          <w:szCs w:val="24"/>
        </w:rPr>
        <w:t xml:space="preserve"> do ICMC-USP, recebe os comandos de movimentação e controla diretamente a potência dos motores. Este </w:t>
      </w:r>
      <w:proofErr w:type="spellStart"/>
      <w:r w:rsidRPr="008826C4">
        <w:rPr>
          <w:szCs w:val="24"/>
        </w:rPr>
        <w:t>microcontrolador</w:t>
      </w:r>
      <w:proofErr w:type="spellEnd"/>
      <w:r w:rsidRPr="008826C4">
        <w:rPr>
          <w:szCs w:val="24"/>
        </w:rPr>
        <w:t xml:space="preserve"> também faz a leitura dos </w:t>
      </w:r>
      <w:proofErr w:type="spellStart"/>
      <w:r w:rsidRPr="008826C4">
        <w:rPr>
          <w:szCs w:val="24"/>
        </w:rPr>
        <w:t>encoders</w:t>
      </w:r>
      <w:proofErr w:type="spellEnd"/>
      <w:r w:rsidRPr="008826C4">
        <w:rPr>
          <w:szCs w:val="24"/>
        </w:rPr>
        <w:t xml:space="preserve"> de posição e informa o software desenvolvido a posição atual do telescópio, que ajusta iterativamente as velocidades do telescópio por meio de um controlador proporcional, integral e derivativo. Uma vez apontado, o software continua a receber as variações na posição do astro, devido à rotação da terra, e ajusta continuamente o telescópio para acompanhar o mesmo.</w:t>
      </w:r>
    </w:p>
    <w:p w:rsidR="00940B08" w:rsidRPr="002B0D5A" w:rsidRDefault="00940B08" w:rsidP="002B0D5A">
      <w:pPr>
        <w:pStyle w:val="Ttulo2"/>
      </w:pPr>
      <w:bookmarkStart w:id="12" w:name="_Toc223880928"/>
      <w:bookmarkStart w:id="13" w:name="_Toc223965451"/>
      <w:bookmarkStart w:id="14" w:name="_Toc223965573"/>
      <w:bookmarkStart w:id="15" w:name="_Toc238540368"/>
      <w:bookmarkStart w:id="16" w:name="_Toc403074693"/>
      <w:proofErr w:type="gramStart"/>
      <w:r w:rsidRPr="002B0D5A">
        <w:t>1.3 Organização</w:t>
      </w:r>
      <w:proofErr w:type="gramEnd"/>
      <w:r w:rsidRPr="002B0D5A">
        <w:t xml:space="preserve"> da Monografia</w:t>
      </w:r>
      <w:bookmarkEnd w:id="12"/>
      <w:bookmarkEnd w:id="13"/>
      <w:bookmarkEnd w:id="14"/>
      <w:bookmarkEnd w:id="15"/>
      <w:bookmarkEnd w:id="16"/>
    </w:p>
    <w:p w:rsidR="002B0D5A" w:rsidRDefault="001B0C83" w:rsidP="002B0D5A">
      <w:bookmarkStart w:id="17" w:name="_Toc19248598"/>
      <w:bookmarkStart w:id="18" w:name="_Toc223175064"/>
      <w:bookmarkStart w:id="19" w:name="_Toc223880937"/>
      <w:bookmarkStart w:id="20" w:name="_Toc223965452"/>
      <w:bookmarkStart w:id="21" w:name="_Toc223965574"/>
      <w:bookmarkStart w:id="22" w:name="_Toc238540370"/>
      <w:r w:rsidRPr="000B4DB0">
        <w:rPr>
          <w:szCs w:val="24"/>
        </w:rPr>
        <w:t>O presente trabalho está organizado de</w:t>
      </w:r>
      <w:r w:rsidR="00A11A32">
        <w:rPr>
          <w:szCs w:val="24"/>
        </w:rPr>
        <w:t xml:space="preserve"> </w:t>
      </w:r>
      <w:r w:rsidRPr="000B4DB0">
        <w:rPr>
          <w:szCs w:val="24"/>
        </w:rPr>
        <w:t xml:space="preserve">maneira que o leitor compreenda o processo de elaboração e desenvolvimento </w:t>
      </w:r>
      <w:r w:rsidR="00A11396">
        <w:rPr>
          <w:szCs w:val="24"/>
        </w:rPr>
        <w:t>do projeto. No segundo capí</w:t>
      </w:r>
      <w:r w:rsidR="00D72337">
        <w:rPr>
          <w:szCs w:val="24"/>
        </w:rPr>
        <w:t>tulo elaborou-se</w:t>
      </w:r>
      <w:r w:rsidRPr="000B4DB0">
        <w:rPr>
          <w:szCs w:val="24"/>
        </w:rPr>
        <w:t xml:space="preserve"> um levantamento bibliográfico utilizado durante a e</w:t>
      </w:r>
      <w:r w:rsidR="00D72337">
        <w:rPr>
          <w:szCs w:val="24"/>
        </w:rPr>
        <w:t>laboração do projeto, com referê</w:t>
      </w:r>
      <w:r w:rsidRPr="000B4DB0">
        <w:rPr>
          <w:szCs w:val="24"/>
        </w:rPr>
        <w:t>ncias que foram fundamentais para a elabo</w:t>
      </w:r>
      <w:r w:rsidR="00A11396">
        <w:rPr>
          <w:szCs w:val="24"/>
        </w:rPr>
        <w:t>ração do mesmo. No terceiro capí</w:t>
      </w:r>
      <w:r w:rsidRPr="000B4DB0">
        <w:rPr>
          <w:szCs w:val="24"/>
        </w:rPr>
        <w:t xml:space="preserve">tulo </w:t>
      </w:r>
      <w:r>
        <w:rPr>
          <w:szCs w:val="24"/>
        </w:rPr>
        <w:t>foi</w:t>
      </w:r>
      <w:r w:rsidRPr="000B4DB0">
        <w:rPr>
          <w:szCs w:val="24"/>
        </w:rPr>
        <w:t xml:space="preserve"> abordado às etapas deste </w:t>
      </w:r>
      <w:r w:rsidR="00A11A32">
        <w:rPr>
          <w:szCs w:val="24"/>
        </w:rPr>
        <w:t>trabalho</w:t>
      </w:r>
      <w:r w:rsidRPr="000B4DB0">
        <w:rPr>
          <w:szCs w:val="24"/>
        </w:rPr>
        <w:t xml:space="preserve"> e são apresentadas de forma detalhada a metodologia, e os resultados </w:t>
      </w:r>
      <w:r w:rsidRPr="000B4DB0">
        <w:rPr>
          <w:szCs w:val="24"/>
        </w:rPr>
        <w:lastRenderedPageBreak/>
        <w:t>obtidos, assim como as d</w:t>
      </w:r>
      <w:r w:rsidR="00FF663A">
        <w:rPr>
          <w:szCs w:val="24"/>
        </w:rPr>
        <w:t>ificuldades enfrentadas. No capí</w:t>
      </w:r>
      <w:r w:rsidRPr="000B4DB0">
        <w:rPr>
          <w:szCs w:val="24"/>
        </w:rPr>
        <w:t xml:space="preserve">tulo quatro </w:t>
      </w:r>
      <w:proofErr w:type="gramStart"/>
      <w:r w:rsidRPr="000B4DB0">
        <w:rPr>
          <w:szCs w:val="24"/>
        </w:rPr>
        <w:t>discute-se</w:t>
      </w:r>
      <w:proofErr w:type="gramEnd"/>
      <w:r w:rsidRPr="000B4DB0">
        <w:rPr>
          <w:szCs w:val="24"/>
        </w:rPr>
        <w:t xml:space="preserve"> as c</w:t>
      </w:r>
      <w:r>
        <w:rPr>
          <w:szCs w:val="24"/>
        </w:rPr>
        <w:t>onclusões e perspectivas futuras</w:t>
      </w:r>
      <w:r w:rsidRPr="000B4DB0">
        <w:rPr>
          <w:szCs w:val="24"/>
        </w:rPr>
        <w:t>.</w:t>
      </w:r>
    </w:p>
    <w:p w:rsidR="00A11A32" w:rsidRPr="002B0D5A" w:rsidRDefault="00A11A32" w:rsidP="00FF663A">
      <w:pPr>
        <w:ind w:firstLine="0"/>
      </w:pPr>
    </w:p>
    <w:p w:rsidR="00940B08" w:rsidRDefault="006D7977" w:rsidP="00CB3D3E">
      <w:pPr>
        <w:pStyle w:val="Ttulo1"/>
      </w:pPr>
      <w:bookmarkStart w:id="23" w:name="_Toc403074694"/>
      <w:r w:rsidRPr="002B0D5A">
        <w:t xml:space="preserve">CAPÍTULO 2: </w:t>
      </w:r>
      <w:bookmarkEnd w:id="17"/>
      <w:bookmarkEnd w:id="18"/>
      <w:bookmarkEnd w:id="19"/>
      <w:bookmarkEnd w:id="20"/>
      <w:bookmarkEnd w:id="21"/>
      <w:bookmarkEnd w:id="22"/>
      <w:r w:rsidR="00441A9B" w:rsidRPr="002B0D5A">
        <w:t>Revisão Bibliográfica</w:t>
      </w:r>
      <w:bookmarkEnd w:id="23"/>
    </w:p>
    <w:p w:rsidR="000D31A8" w:rsidRPr="000D31A8" w:rsidRDefault="000D31A8" w:rsidP="00061D08">
      <w:pPr>
        <w:ind w:firstLine="0"/>
      </w:pPr>
    </w:p>
    <w:p w:rsidR="00940B08" w:rsidRPr="002B0D5A" w:rsidRDefault="00B37E1A" w:rsidP="002B0D5A">
      <w:pPr>
        <w:pStyle w:val="Ttulo2"/>
      </w:pPr>
      <w:bookmarkStart w:id="24" w:name="_Toc223175065"/>
      <w:bookmarkStart w:id="25" w:name="_Toc223880938"/>
      <w:bookmarkStart w:id="26" w:name="_Toc223965453"/>
      <w:bookmarkStart w:id="27" w:name="_Toc223965575"/>
      <w:bookmarkStart w:id="28" w:name="_Toc238540371"/>
      <w:bookmarkStart w:id="29" w:name="_Toc403074695"/>
      <w:bookmarkStart w:id="30" w:name="_Toc19248607"/>
      <w:r w:rsidRPr="002B0D5A">
        <w:t>2</w:t>
      </w:r>
      <w:r w:rsidR="00940B08" w:rsidRPr="002B0D5A">
        <w:t>.</w:t>
      </w:r>
      <w:bookmarkEnd w:id="24"/>
      <w:bookmarkEnd w:id="25"/>
      <w:bookmarkEnd w:id="26"/>
      <w:bookmarkEnd w:id="27"/>
      <w:bookmarkEnd w:id="28"/>
      <w:r w:rsidR="000A767D" w:rsidRPr="002B0D5A">
        <w:t xml:space="preserve">1 </w:t>
      </w:r>
      <w:r w:rsidR="00441A9B" w:rsidRPr="002B0D5A">
        <w:t>Considerações Iniciais</w:t>
      </w:r>
      <w:bookmarkEnd w:id="29"/>
    </w:p>
    <w:p w:rsidR="00317967" w:rsidRDefault="007D68F1" w:rsidP="00C4129C">
      <w:r>
        <w:t xml:space="preserve">O presente capítulo tem como propósito apresentar </w:t>
      </w:r>
      <w:r w:rsidR="00E37F81">
        <w:t xml:space="preserve">as terminologias, </w:t>
      </w:r>
      <w:r w:rsidR="00772BF3">
        <w:t xml:space="preserve">conceitos </w:t>
      </w:r>
      <w:r w:rsidR="00E37F81">
        <w:t>e ferramentas necessária</w:t>
      </w:r>
      <w:r w:rsidR="00772BF3">
        <w:t xml:space="preserve">s para compreensão e execução desse projeto. </w:t>
      </w:r>
    </w:p>
    <w:p w:rsidR="000D31A8" w:rsidRPr="00441A9B" w:rsidRDefault="000D31A8" w:rsidP="000D31A8"/>
    <w:p w:rsidR="007315E1" w:rsidRDefault="00B37E1A" w:rsidP="007315E1">
      <w:pPr>
        <w:pStyle w:val="Ttulo2"/>
      </w:pPr>
      <w:bookmarkStart w:id="31" w:name="_Toc223880939"/>
      <w:bookmarkStart w:id="32" w:name="_Toc223965455"/>
      <w:bookmarkStart w:id="33" w:name="_Toc223965577"/>
      <w:bookmarkStart w:id="34" w:name="_Toc238540372"/>
      <w:bookmarkStart w:id="35" w:name="_Toc223175069"/>
      <w:bookmarkStart w:id="36" w:name="_Toc403074696"/>
      <w:r w:rsidRPr="002B0D5A">
        <w:t xml:space="preserve">2.2 </w:t>
      </w:r>
      <w:bookmarkEnd w:id="31"/>
      <w:bookmarkEnd w:id="32"/>
      <w:bookmarkEnd w:id="33"/>
      <w:bookmarkEnd w:id="34"/>
      <w:bookmarkEnd w:id="35"/>
      <w:r w:rsidR="007105E8" w:rsidRPr="002B0D5A">
        <w:t>Estudos sobre Astronomi</w:t>
      </w:r>
      <w:r w:rsidR="007315E1">
        <w:t>a</w:t>
      </w:r>
      <w:bookmarkEnd w:id="36"/>
    </w:p>
    <w:p w:rsidR="00456427" w:rsidRDefault="00456427" w:rsidP="00456427">
      <w:r>
        <w:t>Essa seção busca explicar conceitos básicos de Astronomia que são importantes para a compreensão do projeto como todo.</w:t>
      </w:r>
    </w:p>
    <w:p w:rsidR="000D31A8" w:rsidRPr="00456427" w:rsidRDefault="000D31A8" w:rsidP="00456427"/>
    <w:p w:rsidR="007315E1" w:rsidRDefault="007315E1" w:rsidP="007315E1">
      <w:pPr>
        <w:pStyle w:val="Ttulo3"/>
        <w:rPr>
          <w:sz w:val="28"/>
          <w:szCs w:val="28"/>
        </w:rPr>
      </w:pPr>
      <w:bookmarkStart w:id="37" w:name="_Toc403074697"/>
      <w:r w:rsidRPr="00C857C4">
        <w:rPr>
          <w:sz w:val="28"/>
          <w:szCs w:val="28"/>
        </w:rPr>
        <w:t>2.2.1 Movimentação da Terra</w:t>
      </w:r>
      <w:bookmarkEnd w:id="37"/>
    </w:p>
    <w:p w:rsidR="00C41DFA" w:rsidRDefault="00C41DFA" w:rsidP="00C41DFA">
      <w:r>
        <w:t xml:space="preserve">A Terra é um planeta da terceira órbita do sistema solar, possui um diâmetro de aproximadamente 12.760 quilômetros </w:t>
      </w:r>
      <w:r w:rsidR="005C2F4F">
        <w:t>n</w:t>
      </w:r>
      <w:r>
        <w:t>o Equador e possui a maior parte da superfície reco</w:t>
      </w:r>
      <w:commentRangeStart w:id="38"/>
      <w:r>
        <w:t>berta por água</w:t>
      </w:r>
      <w:commentRangeEnd w:id="38"/>
      <w:r w:rsidR="005C2F4F">
        <w:rPr>
          <w:rStyle w:val="Refdecomentrio"/>
        </w:rPr>
        <w:commentReference w:id="38"/>
      </w:r>
      <w:r>
        <w:t xml:space="preserve">. </w:t>
      </w:r>
      <w:r w:rsidR="00D72337">
        <w:t>Para a execução deste trabalho será ressaltado os movimentos de rotação e trans</w:t>
      </w:r>
      <w:r w:rsidR="005C2F4F">
        <w:t>l</w:t>
      </w:r>
      <w:r w:rsidR="00D72337">
        <w:t>ação</w:t>
      </w:r>
      <w:r w:rsidR="00CB3C2D">
        <w:t xml:space="preserve"> da Terra</w:t>
      </w:r>
      <w:r w:rsidR="00D72337">
        <w:t>.</w:t>
      </w:r>
      <w:r w:rsidR="00022B1E" w:rsidRPr="00022B1E">
        <w:t xml:space="preserve"> </w:t>
      </w:r>
      <w:r w:rsidR="00022B1E">
        <w:t xml:space="preserve">A </w:t>
      </w:r>
      <w:r w:rsidR="00022B1E" w:rsidRPr="00504A3B">
        <w:rPr>
          <w:i/>
        </w:rPr>
        <w:t xml:space="preserve">Figura 1 </w:t>
      </w:r>
      <w:r w:rsidR="00022B1E">
        <w:t>exibe o movimento de rotação em torno do eixo de oeste para leste e como isso influência no dia e na noite [2].</w:t>
      </w:r>
      <w:r w:rsidR="00022B1E" w:rsidRPr="00022B1E">
        <w:t xml:space="preserve"> </w:t>
      </w:r>
      <w:r w:rsidR="00022B1E">
        <w:t>Tal deslocamento facilita na visualização da passagem do tempo tendo como principal consequência à formação do dia e da noite.</w:t>
      </w:r>
    </w:p>
    <w:p w:rsidR="00A741AE" w:rsidRDefault="005A5471" w:rsidP="003953E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D86EFC" wp14:editId="5126B3E7">
            <wp:extent cx="3620193" cy="2160000"/>
            <wp:effectExtent l="0" t="0" r="0" b="0"/>
            <wp:docPr id="1" name="Imagem 0" descr="Descrição: imagem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0" descr="Descrição: imagem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9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02A" w:rsidRDefault="00B65107" w:rsidP="006E0FDA">
      <w:pPr>
        <w:pStyle w:val="Legenda"/>
        <w:ind w:firstLine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Figura 1 - </w:t>
      </w:r>
      <w:proofErr w:type="gramStart"/>
      <w:r w:rsidR="00A741AE" w:rsidRPr="00FF663A">
        <w:rPr>
          <w:color w:val="auto"/>
          <w:sz w:val="20"/>
          <w:szCs w:val="20"/>
        </w:rPr>
        <w:t>Movimento</w:t>
      </w:r>
      <w:proofErr w:type="gramEnd"/>
      <w:r w:rsidR="00A741AE" w:rsidRPr="00FF663A">
        <w:rPr>
          <w:color w:val="auto"/>
          <w:sz w:val="20"/>
          <w:szCs w:val="20"/>
        </w:rPr>
        <w:t xml:space="preserve"> de Rotação</w:t>
      </w:r>
    </w:p>
    <w:p w:rsidR="00A408B5" w:rsidRDefault="00A408B5" w:rsidP="00B65107">
      <w:pPr>
        <w:ind w:firstLine="708"/>
      </w:pPr>
    </w:p>
    <w:p w:rsidR="004D308C" w:rsidRDefault="00C4129C" w:rsidP="00B65107">
      <w:pPr>
        <w:ind w:firstLine="708"/>
      </w:pPr>
      <w:r>
        <w:t xml:space="preserve">A translação é o movimento que a </w:t>
      </w:r>
      <w:r w:rsidR="00B72C30">
        <w:t xml:space="preserve">Terra </w:t>
      </w:r>
      <w:r>
        <w:t xml:space="preserve">faz </w:t>
      </w:r>
      <w:r w:rsidR="00B72C30">
        <w:t>em</w:t>
      </w:r>
      <w:r w:rsidR="004D308C">
        <w:t xml:space="preserve"> </w:t>
      </w:r>
      <w:r w:rsidR="00B72C30">
        <w:t>torno</w:t>
      </w:r>
      <w:r w:rsidR="004D308C">
        <w:t xml:space="preserve"> do Sol</w:t>
      </w:r>
      <w:r w:rsidR="00B72C30">
        <w:t xml:space="preserve"> em uma órbita ligeiramente elíptica.</w:t>
      </w:r>
      <w:r w:rsidR="004D308C">
        <w:t xml:space="preserve"> </w:t>
      </w:r>
      <w:r w:rsidR="00B72C30">
        <w:t xml:space="preserve">Para completar a Translação a Terra leva, </w:t>
      </w:r>
      <w:r w:rsidR="004D308C">
        <w:t>aproxima</w:t>
      </w:r>
      <w:r w:rsidR="00B72C30">
        <w:t>damente</w:t>
      </w:r>
      <w:r w:rsidR="004D308C">
        <w:t xml:space="preserve"> 365 dias e 6 horas</w:t>
      </w:r>
      <w:r w:rsidR="00B72C30">
        <w:t>, equivalente há um ano</w:t>
      </w:r>
      <w:r w:rsidR="00A408B5">
        <w:t xml:space="preserve"> solar</w:t>
      </w:r>
      <w:r w:rsidR="00B72C30">
        <w:t>. Na maioria dos calendários a contagem é feita com 365 dias</w:t>
      </w:r>
      <w:r w:rsidR="00701819">
        <w:t>, sendo necessário acrescentar um dia após quatro anos para compensar às seis horas perdidas, formando um ano de 366 dias, o ano bissexto. A principal consequ</w:t>
      </w:r>
      <w:r w:rsidR="006955BB">
        <w:t>ência do movimento de</w:t>
      </w:r>
      <w:r w:rsidR="00701819">
        <w:t xml:space="preserve"> </w:t>
      </w:r>
      <w:r>
        <w:t>t</w:t>
      </w:r>
      <w:r w:rsidR="00701819">
        <w:t>ranslação</w:t>
      </w:r>
      <w:r w:rsidR="006955BB">
        <w:t xml:space="preserve"> é a formação das quatro estações do ano, que são marcadas pelos momentos inicias como solstícios de verão, solstícios de </w:t>
      </w:r>
      <w:r w:rsidR="006955BB" w:rsidRPr="00E37F81">
        <w:rPr>
          <w:szCs w:val="24"/>
        </w:rPr>
        <w:t>inverno, equinócios de primavera e equinócios de outono</w:t>
      </w:r>
      <w:r w:rsidR="00CB48AE">
        <w:rPr>
          <w:szCs w:val="24"/>
        </w:rPr>
        <w:t xml:space="preserve"> [3]. </w:t>
      </w:r>
      <w:r w:rsidR="006955BB" w:rsidRPr="00E37F81">
        <w:rPr>
          <w:szCs w:val="24"/>
        </w:rPr>
        <w:t xml:space="preserve">Essa mudança das estações </w:t>
      </w:r>
      <w:r w:rsidR="00FE7D90">
        <w:rPr>
          <w:szCs w:val="24"/>
        </w:rPr>
        <w:t xml:space="preserve">se dá </w:t>
      </w:r>
      <w:r w:rsidR="006955BB" w:rsidRPr="00E37F81">
        <w:rPr>
          <w:szCs w:val="24"/>
        </w:rPr>
        <w:t>de</w:t>
      </w:r>
      <w:r w:rsidR="00691552" w:rsidRPr="00E37F81">
        <w:rPr>
          <w:szCs w:val="24"/>
        </w:rPr>
        <w:t>vido à inclinação de 23º27’ do eixo de rotação da terra em relação ao plano de movimento aparente do Sol.</w:t>
      </w:r>
      <w:r w:rsidR="00E37F81" w:rsidRPr="00E37F81">
        <w:rPr>
          <w:szCs w:val="24"/>
        </w:rPr>
        <w:t xml:space="preserve"> </w:t>
      </w:r>
      <w:r w:rsidR="00E37F81" w:rsidRPr="00FF663A">
        <w:rPr>
          <w:szCs w:val="24"/>
        </w:rPr>
        <w:t xml:space="preserve">A </w:t>
      </w:r>
      <w:r w:rsidR="00504A3B" w:rsidRPr="00504A3B">
        <w:rPr>
          <w:i/>
          <w:szCs w:val="24"/>
        </w:rPr>
        <w:t>Figura 2</w:t>
      </w:r>
      <w:r w:rsidR="00E37F81">
        <w:rPr>
          <w:szCs w:val="24"/>
        </w:rPr>
        <w:t xml:space="preserve"> exemplifica a Translação e a influência que ela tem sobre as estações do ano</w:t>
      </w:r>
      <w:r w:rsidR="00FE7D90">
        <w:rPr>
          <w:szCs w:val="24"/>
        </w:rPr>
        <w:t xml:space="preserve"> </w:t>
      </w:r>
      <w:r w:rsidR="00C27D3C">
        <w:rPr>
          <w:szCs w:val="24"/>
        </w:rPr>
        <w:t>(</w:t>
      </w:r>
      <w:r w:rsidR="00FE7D90">
        <w:rPr>
          <w:szCs w:val="24"/>
        </w:rPr>
        <w:t xml:space="preserve">verão, </w:t>
      </w:r>
      <w:r w:rsidR="00C27D3C">
        <w:rPr>
          <w:szCs w:val="24"/>
        </w:rPr>
        <w:t>outono, inverno e primavera)</w:t>
      </w:r>
      <w:r w:rsidR="00E37F81">
        <w:rPr>
          <w:szCs w:val="24"/>
        </w:rPr>
        <w:t>.</w:t>
      </w:r>
    </w:p>
    <w:p w:rsidR="00E37F81" w:rsidRDefault="005A5471" w:rsidP="003953E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D09695" wp14:editId="612DC105">
            <wp:extent cx="3955415" cy="2424430"/>
            <wp:effectExtent l="0" t="0" r="6985" b="0"/>
            <wp:docPr id="2" name="Imagem 2" descr="Descrição: image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Descrição: imagem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48" w:rsidRPr="00504A3B" w:rsidRDefault="00B65107" w:rsidP="00504A3B">
      <w:pPr>
        <w:pStyle w:val="Legenda"/>
        <w:ind w:firstLine="0"/>
        <w:jc w:val="center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Figura 2 - </w:t>
      </w:r>
      <w:proofErr w:type="gramStart"/>
      <w:r w:rsidR="00E37F81" w:rsidRPr="00FF663A">
        <w:rPr>
          <w:color w:val="auto"/>
          <w:sz w:val="22"/>
          <w:szCs w:val="22"/>
        </w:rPr>
        <w:t>Movimento</w:t>
      </w:r>
      <w:proofErr w:type="gramEnd"/>
      <w:r w:rsidR="00E37F81" w:rsidRPr="00FF663A">
        <w:rPr>
          <w:color w:val="auto"/>
          <w:sz w:val="22"/>
          <w:szCs w:val="22"/>
        </w:rPr>
        <w:t xml:space="preserve"> de Translação</w:t>
      </w:r>
    </w:p>
    <w:p w:rsidR="00A408B5" w:rsidRDefault="00A408B5" w:rsidP="00A408B5">
      <w:bookmarkStart w:id="39" w:name="_Toc403074698"/>
      <w:r>
        <w:t xml:space="preserve">A rotação é o movimento que a Terra realiza ao redor de si mesma no sentido do oeste para leste. O tempo que a terra leva para realizar uma volta completa ao redor de si mesma (um dia Sideral) é diferente do tempo que o sol leva para passar novamente polo ponto mais alto no céu </w:t>
      </w:r>
      <w:r w:rsidRPr="003478DA">
        <w:t>(mais tecnicamente: cruze o meridiano perpendicular ao eixo norte-sul)</w:t>
      </w:r>
      <w:r>
        <w:t xml:space="preserve"> (um dia Solar). Um dia Sideral leva aproximadamente 23 horas 56 minutos e 4 segundos </w:t>
      </w:r>
      <w:r w:rsidRPr="003478DA">
        <w:rPr>
          <w:i/>
        </w:rPr>
        <w:t>solares</w:t>
      </w:r>
      <w:r>
        <w:t xml:space="preserve"> para ser realizado, pois a terra também se movimenta ao redor do sol (translação) e isso significa que são necessários outros 4 minutos aproximadamente para que o sol passe novamente pelo ponto mais alto no céu. Isso pode ser visualizado na </w:t>
      </w:r>
      <w:commentRangeStart w:id="40"/>
      <w:r w:rsidRPr="00022B1E">
        <w:rPr>
          <w:i/>
        </w:rPr>
        <w:t>Figura 1,5</w:t>
      </w:r>
      <w:r>
        <w:t xml:space="preserve">. </w:t>
      </w:r>
      <w:commentRangeEnd w:id="40"/>
      <w:r>
        <w:rPr>
          <w:rStyle w:val="Refdecomentrio"/>
        </w:rPr>
        <w:commentReference w:id="40"/>
      </w:r>
      <w:r>
        <w:t xml:space="preserve">Isso faz com que os dias siderais sejam mais curtos que os dias solares. Os dias siderais são medidos usando-se como referência a constelação de Aries. Quando Áries está em seu ponto mais alto no céu, tem-se </w:t>
      </w:r>
      <w:proofErr w:type="gramStart"/>
      <w:r>
        <w:t>0 horas</w:t>
      </w:r>
      <w:proofErr w:type="gramEnd"/>
      <w:r>
        <w:t xml:space="preserve"> siderais. O tempo sideral para que Áries passe novamente pelo seu ponto mais alto no céu é igual </w:t>
      </w:r>
      <w:proofErr w:type="gramStart"/>
      <w:r>
        <w:t>a</w:t>
      </w:r>
      <w:proofErr w:type="gramEnd"/>
      <w:r>
        <w:t xml:space="preserve"> 24 horas siderais, que é o tempo em que a terra dá uma volta completa ao redor de seu próprio eixo. Este tempo é bastante usado em astronomia, pois garante que um determinado astro possa ser visualizado no mesmo lugar no céu todas as noites em uma determinada hora </w:t>
      </w:r>
      <w:proofErr w:type="gramStart"/>
      <w:r>
        <w:t>si</w:t>
      </w:r>
      <w:commentRangeStart w:id="41"/>
      <w:r>
        <w:t>deral.</w:t>
      </w:r>
      <w:commentRangeEnd w:id="41"/>
      <w:proofErr w:type="gramEnd"/>
      <w:r>
        <w:rPr>
          <w:rStyle w:val="Refdecomentrio"/>
        </w:rPr>
        <w:commentReference w:id="41"/>
      </w:r>
    </w:p>
    <w:p w:rsidR="00A408B5" w:rsidRDefault="00A408B5" w:rsidP="007315E1">
      <w:pPr>
        <w:pStyle w:val="Ttulo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2D66D" wp14:editId="0BF8E5DF">
            <wp:extent cx="5580380" cy="3133012"/>
            <wp:effectExtent l="0" t="0" r="0" b="0"/>
            <wp:docPr id="10" name="Imagem 10" descr="C:\Users\Simoes\Pictures\vlcsnap-2014-11-07-09h03m10s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es\Pictures\vlcsnap-2014-11-07-09h03m10s1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B5" w:rsidRDefault="00A408B5" w:rsidP="00A408B5"/>
    <w:p w:rsidR="00A408B5" w:rsidRDefault="00A408B5" w:rsidP="00A408B5">
      <w:r w:rsidRPr="00022B1E">
        <w:t>Figura 1</w:t>
      </w:r>
      <w:r>
        <w:t>,5</w:t>
      </w:r>
      <w:r w:rsidRPr="00022B1E">
        <w:t xml:space="preserve"> - </w:t>
      </w:r>
      <w:proofErr w:type="gramStart"/>
      <w:r w:rsidRPr="00022B1E">
        <w:t>Movimento</w:t>
      </w:r>
      <w:proofErr w:type="gramEnd"/>
      <w:r w:rsidRPr="00022B1E">
        <w:t xml:space="preserve"> de </w:t>
      </w:r>
      <w:r>
        <w:t>Translação da terra em torno do sol</w:t>
      </w:r>
    </w:p>
    <w:p w:rsidR="00A408B5" w:rsidRPr="00022B1E" w:rsidRDefault="00A408B5" w:rsidP="00A408B5"/>
    <w:p w:rsidR="007315E1" w:rsidDel="00B13F89" w:rsidRDefault="00E37F81" w:rsidP="007315E1">
      <w:pPr>
        <w:pStyle w:val="Ttulo3"/>
        <w:rPr>
          <w:del w:id="42" w:author="Simoes" w:date="2014-11-07T10:59:00Z"/>
          <w:sz w:val="28"/>
          <w:szCs w:val="28"/>
        </w:rPr>
      </w:pPr>
      <w:del w:id="43" w:author="Simoes" w:date="2014-11-07T10:59:00Z">
        <w:r w:rsidDel="00B13F89">
          <w:rPr>
            <w:sz w:val="28"/>
            <w:szCs w:val="28"/>
          </w:rPr>
          <w:delText>2.2.2 O S</w:delText>
        </w:r>
        <w:r w:rsidR="007315E1" w:rsidRPr="00C857C4" w:rsidDel="00B13F89">
          <w:rPr>
            <w:sz w:val="28"/>
            <w:szCs w:val="28"/>
          </w:rPr>
          <w:delText>istema Solar</w:delText>
        </w:r>
        <w:bookmarkEnd w:id="39"/>
      </w:del>
    </w:p>
    <w:p w:rsidR="00E37F81" w:rsidDel="00B13F89" w:rsidRDefault="00050962" w:rsidP="00E37F81">
      <w:pPr>
        <w:rPr>
          <w:del w:id="44" w:author="Simoes" w:date="2014-11-07T10:59:00Z"/>
        </w:rPr>
      </w:pPr>
      <w:del w:id="45" w:author="Simoes" w:date="2014-11-07T10:59:00Z">
        <w:r w:rsidDel="00B13F89">
          <w:delText>Muitos cientistas discutiram a questão do sistema solar</w:delText>
        </w:r>
        <w:r w:rsidR="00A408B5" w:rsidRPr="00A408B5" w:rsidDel="00B13F89">
          <w:delText xml:space="preserve"> </w:delText>
        </w:r>
        <w:r w:rsidR="00A408B5" w:rsidDel="00B13F89">
          <w:delText>[4].</w:delText>
        </w:r>
        <w:r w:rsidR="00504A3B" w:rsidDel="00B13F89">
          <w:delText xml:space="preserve"> </w:delText>
        </w:r>
        <w:r w:rsidR="00E37F81" w:rsidDel="00B13F89">
          <w:delText xml:space="preserve">O conjunto de todos os corpos celestes que sofrem influência do campo </w:delText>
        </w:r>
        <w:r w:rsidR="004223FE" w:rsidDel="00B13F89">
          <w:delText xml:space="preserve">gravitacional do Sol é tido como integrante do </w:delText>
        </w:r>
        <w:r w:rsidR="00DC22AC" w:rsidDel="00B13F89">
          <w:delText>s</w:delText>
        </w:r>
        <w:r w:rsidR="004223FE" w:rsidDel="00B13F89">
          <w:delText xml:space="preserve">istema </w:delText>
        </w:r>
        <w:r w:rsidR="00DC22AC" w:rsidDel="00B13F89">
          <w:delText>s</w:delText>
        </w:r>
        <w:r w:rsidR="004223FE" w:rsidDel="00B13F89">
          <w:delText>olar</w:delText>
        </w:r>
        <w:r w:rsidR="00B01DC0" w:rsidDel="00B13F89">
          <w:delText xml:space="preserve"> [5]</w:delText>
        </w:r>
        <w:r w:rsidR="00504A3B" w:rsidDel="00B13F89">
          <w:delText>.</w:delText>
        </w:r>
        <w:r w:rsidR="004223FE" w:rsidDel="00B13F89">
          <w:delText xml:space="preserve"> O Sol é a estrela central fornecedora de energia contendo cerca de 99,85%  da mat</w:delText>
        </w:r>
        <w:r w:rsidR="00DC22AC" w:rsidDel="00B13F89">
          <w:delText>éria de todo o sistema s</w:delText>
        </w:r>
        <w:r w:rsidR="004223FE" w:rsidDel="00B13F89">
          <w:delText>olar.</w:delText>
        </w:r>
        <w:r w:rsidR="006E625F" w:rsidDel="00B13F89">
          <w:delText xml:space="preserve"> Através do campo gravitacional o Sol mantém alguns corpos celestes como planetas, planetas anões, meteor</w:delText>
        </w:r>
        <w:r w:rsidR="00504A3B" w:rsidDel="00B13F89">
          <w:delText>os, meteoritos e asteroides em ó</w:delText>
        </w:r>
        <w:r w:rsidR="006E625F" w:rsidDel="00B13F89">
          <w:delText>rbita.</w:delText>
        </w:r>
      </w:del>
    </w:p>
    <w:p w:rsidR="000D31A8" w:rsidRPr="00E37F81" w:rsidRDefault="000D31A8" w:rsidP="00E37F81"/>
    <w:p w:rsidR="007315E1" w:rsidRDefault="007315E1" w:rsidP="007315E1">
      <w:pPr>
        <w:pStyle w:val="Ttulo3"/>
        <w:rPr>
          <w:sz w:val="28"/>
          <w:szCs w:val="28"/>
        </w:rPr>
      </w:pPr>
      <w:bookmarkStart w:id="46" w:name="_Toc403074699"/>
      <w:r w:rsidRPr="00C857C4">
        <w:rPr>
          <w:sz w:val="28"/>
          <w:szCs w:val="28"/>
        </w:rPr>
        <w:t xml:space="preserve">2.2.3 </w:t>
      </w:r>
      <w:r w:rsidR="00DC22AC">
        <w:rPr>
          <w:sz w:val="28"/>
          <w:szCs w:val="28"/>
        </w:rPr>
        <w:t>Corpo C</w:t>
      </w:r>
      <w:r w:rsidR="00DC22AC" w:rsidRPr="00C857C4">
        <w:rPr>
          <w:sz w:val="28"/>
          <w:szCs w:val="28"/>
        </w:rPr>
        <w:t>eleste</w:t>
      </w:r>
      <w:bookmarkEnd w:id="46"/>
    </w:p>
    <w:p w:rsidR="00DC22AC" w:rsidRDefault="00DC22AC" w:rsidP="00DC22AC">
      <w:r>
        <w:t>Segundo a definição abordada pelos astrônomos corpo celeste seria qualquer entidade física no espaço sideral, poderia ser apenas um objeto como a Terra ou um con</w:t>
      </w:r>
      <w:r w:rsidR="00504A3B">
        <w:t xml:space="preserve">junto de objetos como galáxias </w:t>
      </w:r>
      <w:r>
        <w:t>ou sistema solar.</w:t>
      </w:r>
    </w:p>
    <w:p w:rsidR="000D31A8" w:rsidRPr="00DC22AC" w:rsidRDefault="000D31A8" w:rsidP="00DC22AC"/>
    <w:p w:rsidR="007315E1" w:rsidDel="00B13F89" w:rsidRDefault="007315E1" w:rsidP="007315E1">
      <w:pPr>
        <w:pStyle w:val="Ttulo3"/>
        <w:rPr>
          <w:del w:id="47" w:author="Simoes" w:date="2014-11-07T10:59:00Z"/>
          <w:sz w:val="28"/>
          <w:szCs w:val="28"/>
        </w:rPr>
      </w:pPr>
      <w:bookmarkStart w:id="48" w:name="_Toc403074700"/>
      <w:del w:id="49" w:author="Simoes" w:date="2014-11-07T10:59:00Z">
        <w:r w:rsidRPr="00C857C4" w:rsidDel="00B13F89">
          <w:rPr>
            <w:sz w:val="28"/>
            <w:szCs w:val="28"/>
          </w:rPr>
          <w:lastRenderedPageBreak/>
          <w:delText>2.2.4 Evolução Estelar</w:delText>
        </w:r>
        <w:bookmarkEnd w:id="48"/>
      </w:del>
    </w:p>
    <w:p w:rsidR="000D31A8" w:rsidDel="00B13F89" w:rsidRDefault="00DC22AC" w:rsidP="00DB26A5">
      <w:pPr>
        <w:rPr>
          <w:del w:id="50" w:author="Simoes" w:date="2014-11-07T10:59:00Z"/>
        </w:rPr>
      </w:pPr>
      <w:del w:id="51" w:author="Simoes" w:date="2014-11-07T10:59:00Z">
        <w:r w:rsidDel="00B13F89">
          <w:delText>Todas as mudanças radicais que ocorrem nas estrelas</w:delText>
        </w:r>
        <w:r w:rsidR="008C0BA2" w:rsidDel="00B13F89">
          <w:delText>, ao longo de suas</w:delText>
        </w:r>
        <w:r w:rsidDel="00B13F89">
          <w:delText xml:space="preserve"> vida</w:delText>
        </w:r>
        <w:r w:rsidR="008C0BA2" w:rsidDel="00B13F89">
          <w:delText>s</w:delText>
        </w:r>
        <w:r w:rsidDel="00B13F89">
          <w:delText xml:space="preserve"> são tidas como evolução estelar</w:delText>
        </w:r>
        <w:r w:rsidR="00F30676" w:rsidDel="00B13F89">
          <w:delText>.</w:delText>
        </w:r>
        <w:r w:rsidDel="00B13F89">
          <w:delText xml:space="preserve"> Segundo os astrônomos</w:delText>
        </w:r>
        <w:r w:rsidR="00F30676" w:rsidDel="00B13F89">
          <w:delText xml:space="preserve">, dependendo da massa da estrela é possível estimar o tempo de vida delas </w:delText>
        </w:r>
        <w:r w:rsidR="00C84D0D" w:rsidDel="00B13F89">
          <w:delText>que varia</w:delText>
        </w:r>
        <w:r w:rsidR="00F30676" w:rsidDel="00B13F89">
          <w:delText xml:space="preserve"> entre alguns bilhões de anos até trilhões de anos</w:delText>
        </w:r>
        <w:r w:rsidR="00B01DC0" w:rsidDel="00B13F89">
          <w:delText xml:space="preserve"> [6]</w:delText>
        </w:r>
        <w:r w:rsidR="00F30676" w:rsidDel="00B13F89">
          <w:delText>.</w:delText>
        </w:r>
        <w:r w:rsidR="00DB26A5" w:rsidDel="00B13F89">
          <w:delText xml:space="preserve"> </w:delText>
        </w:r>
      </w:del>
    </w:p>
    <w:p w:rsidR="007105E8" w:rsidRDefault="006E39DD" w:rsidP="002B0D5A">
      <w:pPr>
        <w:pStyle w:val="Ttulo2"/>
      </w:pPr>
      <w:bookmarkStart w:id="52" w:name="_Toc403074701"/>
      <w:r>
        <w:t>2.3 Sistemas</w:t>
      </w:r>
      <w:r w:rsidR="00907E85">
        <w:t xml:space="preserve"> de C</w:t>
      </w:r>
      <w:r w:rsidRPr="002B0D5A">
        <w:t>oordenada</w:t>
      </w:r>
      <w:r>
        <w:t>s Astronômicas</w:t>
      </w:r>
      <w:bookmarkEnd w:id="52"/>
    </w:p>
    <w:p w:rsidR="000D31A8" w:rsidRDefault="006E39DD" w:rsidP="00DB26A5">
      <w:r>
        <w:t>Neste item serão estudados os principais s</w:t>
      </w:r>
      <w:r w:rsidR="00FD1D85">
        <w:t>istema</w:t>
      </w:r>
      <w:r>
        <w:t>s</w:t>
      </w:r>
      <w:r w:rsidR="00FD1D85">
        <w:t xml:space="preserve"> de coordenadas </w:t>
      </w:r>
      <w:r>
        <w:t xml:space="preserve">astronômicas </w:t>
      </w:r>
      <w:r w:rsidR="003C5D65">
        <w:t>exibindo detalhadamente a diferentes formas, características e utilidades dos cálculos de coordenadas</w:t>
      </w:r>
      <w:r w:rsidR="00DB26A5">
        <w:t>.</w:t>
      </w:r>
    </w:p>
    <w:p w:rsidR="00DB26A5" w:rsidRPr="00FD1D85" w:rsidRDefault="00DB26A5" w:rsidP="00DB26A5"/>
    <w:p w:rsidR="000D6FE3" w:rsidRDefault="000D6FE3" w:rsidP="00517656">
      <w:pPr>
        <w:pStyle w:val="Ttulo3"/>
        <w:rPr>
          <w:sz w:val="28"/>
          <w:szCs w:val="28"/>
        </w:rPr>
      </w:pPr>
      <w:bookmarkStart w:id="53" w:name="_Toc403074702"/>
      <w:r w:rsidRPr="000D6FE3">
        <w:rPr>
          <w:sz w:val="28"/>
          <w:szCs w:val="28"/>
        </w:rPr>
        <w:t xml:space="preserve">2.3.1 </w:t>
      </w:r>
      <w:r>
        <w:rPr>
          <w:sz w:val="28"/>
          <w:szCs w:val="28"/>
        </w:rPr>
        <w:t xml:space="preserve">Mensurar </w:t>
      </w:r>
      <w:r w:rsidR="00907E85">
        <w:rPr>
          <w:sz w:val="28"/>
          <w:szCs w:val="28"/>
        </w:rPr>
        <w:t>Distância Relativa</w:t>
      </w:r>
      <w:bookmarkEnd w:id="53"/>
    </w:p>
    <w:p w:rsidR="000D6FE3" w:rsidRDefault="001A37DF" w:rsidP="000D6FE3">
      <w:r>
        <w:t>Para determinar a distância entre dois objetos no céu é necessário, primeiramente, pensar como se os objetos estivessem dentro de uma esfera s</w:t>
      </w:r>
      <w:r w:rsidR="00CE0216">
        <w:t>ólida. Em seguida,</w:t>
      </w:r>
      <w:r w:rsidR="00C62B65">
        <w:t xml:space="preserve"> observar que</w:t>
      </w:r>
      <w:r w:rsidR="00CE0216">
        <w:t xml:space="preserve"> a distância aparente entre os dois pontos forma</w:t>
      </w:r>
      <w:r w:rsidR="0075359C">
        <w:t>m</w:t>
      </w:r>
      <w:r w:rsidR="00CE0216">
        <w:t xml:space="preserve"> um ângulo chamado de distancia angular, </w:t>
      </w:r>
      <w:r w:rsidR="0075359C">
        <w:t xml:space="preserve">que é </w:t>
      </w:r>
      <w:r w:rsidR="00CE0216">
        <w:t xml:space="preserve">calculado a partir do centro da esfera. </w:t>
      </w:r>
      <w:r w:rsidR="0075359C">
        <w:t>Todos os ângulos medidos a partir do centro são dados em graus</w:t>
      </w:r>
      <w:r w:rsidR="0047640A">
        <w:t xml:space="preserve"> [7]</w:t>
      </w:r>
      <w:r w:rsidR="0075359C">
        <w:t xml:space="preserve">. </w:t>
      </w:r>
      <w:r w:rsidR="004F266C">
        <w:t xml:space="preserve">Observando a </w:t>
      </w:r>
      <w:r w:rsidR="00504A3B">
        <w:rPr>
          <w:i/>
        </w:rPr>
        <w:t>Figura 3</w:t>
      </w:r>
      <w:r w:rsidR="004F266C">
        <w:t xml:space="preserve"> nota-se</w:t>
      </w:r>
      <w:r w:rsidR="0075359C">
        <w:t xml:space="preserve"> </w:t>
      </w:r>
      <w:r w:rsidR="004F266C">
        <w:t>que um</w:t>
      </w:r>
      <w:r w:rsidR="0075359C">
        <w:t xml:space="preserve"> grau equivalerá sempre ao mesmo tamanho em superfície</w:t>
      </w:r>
      <w:r w:rsidR="004F266C">
        <w:t xml:space="preserve"> d</w:t>
      </w:r>
      <w:r w:rsidR="0075359C">
        <w:t xml:space="preserve">a esfera celeste, não importando </w:t>
      </w:r>
      <w:r w:rsidR="004F266C">
        <w:t>a localização dos polos ou do equador</w:t>
      </w:r>
      <w:r w:rsidR="0075359C">
        <w:t>.</w:t>
      </w:r>
      <w:r w:rsidR="008A2F2C">
        <w:t xml:space="preserve"> Sendo assim, a distância angular independe do sistema de coordenadas utilizado, diferentemente dos demais sistemas de coordenadas que utilizam diferentes eixos.</w:t>
      </w:r>
    </w:p>
    <w:p w:rsidR="003953E0" w:rsidRDefault="005A5471" w:rsidP="003953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97606B" wp14:editId="585AE2DA">
            <wp:extent cx="3189605" cy="1849755"/>
            <wp:effectExtent l="0" t="0" r="0" b="0"/>
            <wp:docPr id="3" name="Imagem 3" descr="Descrição: Image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Descrição: Imagem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66C" w:rsidRPr="00504A3B" w:rsidRDefault="00504A3B" w:rsidP="003953E0">
      <w:pPr>
        <w:pStyle w:val="Legenda"/>
        <w:jc w:val="center"/>
        <w:rPr>
          <w:color w:val="auto"/>
          <w:sz w:val="20"/>
          <w:szCs w:val="20"/>
        </w:rPr>
      </w:pPr>
      <w:r w:rsidRPr="00504A3B">
        <w:rPr>
          <w:color w:val="auto"/>
          <w:sz w:val="20"/>
          <w:szCs w:val="20"/>
        </w:rPr>
        <w:t xml:space="preserve">Figura </w:t>
      </w:r>
      <w:r>
        <w:rPr>
          <w:color w:val="auto"/>
          <w:sz w:val="20"/>
          <w:szCs w:val="20"/>
        </w:rPr>
        <w:t>3 -</w:t>
      </w:r>
      <w:r w:rsidR="003953E0" w:rsidRPr="00504A3B">
        <w:rPr>
          <w:color w:val="auto"/>
          <w:sz w:val="20"/>
          <w:szCs w:val="20"/>
        </w:rPr>
        <w:t xml:space="preserve"> A distância angular pode ser calculada em qualquer direção ou parte do céu.</w:t>
      </w:r>
    </w:p>
    <w:p w:rsidR="00320078" w:rsidRDefault="00320078" w:rsidP="00517656">
      <w:pPr>
        <w:pStyle w:val="Ttulo3"/>
        <w:rPr>
          <w:sz w:val="28"/>
          <w:szCs w:val="28"/>
        </w:rPr>
      </w:pPr>
    </w:p>
    <w:p w:rsidR="000D6FE3" w:rsidRDefault="000D6FE3" w:rsidP="00517656">
      <w:pPr>
        <w:pStyle w:val="Ttulo3"/>
        <w:rPr>
          <w:sz w:val="28"/>
          <w:szCs w:val="28"/>
        </w:rPr>
      </w:pPr>
      <w:bookmarkStart w:id="54" w:name="_Toc403074703"/>
      <w:r w:rsidRPr="000D6FE3">
        <w:rPr>
          <w:sz w:val="28"/>
          <w:szCs w:val="28"/>
        </w:rPr>
        <w:t>2.3.</w:t>
      </w:r>
      <w:r>
        <w:rPr>
          <w:sz w:val="28"/>
          <w:szCs w:val="28"/>
        </w:rPr>
        <w:t>2</w:t>
      </w:r>
      <w:r w:rsidRPr="000D6FE3">
        <w:rPr>
          <w:sz w:val="28"/>
          <w:szCs w:val="28"/>
        </w:rPr>
        <w:t xml:space="preserve"> </w:t>
      </w:r>
      <w:r w:rsidR="00907E85">
        <w:rPr>
          <w:sz w:val="28"/>
          <w:szCs w:val="28"/>
        </w:rPr>
        <w:t>Sistema de C</w:t>
      </w:r>
      <w:r>
        <w:rPr>
          <w:sz w:val="28"/>
          <w:szCs w:val="28"/>
        </w:rPr>
        <w:t>oordenadas da Terra</w:t>
      </w:r>
      <w:bookmarkEnd w:id="54"/>
    </w:p>
    <w:p w:rsidR="00AE0BBF" w:rsidRDefault="00A00000" w:rsidP="003953E0">
      <w:r>
        <w:t xml:space="preserve">As coordenadas da Terra são baseadas nos pontos cardeais </w:t>
      </w:r>
      <w:r w:rsidR="00C62B65">
        <w:t>n</w:t>
      </w:r>
      <w:r>
        <w:t xml:space="preserve">orte, </w:t>
      </w:r>
      <w:r w:rsidR="00C62B65">
        <w:t>s</w:t>
      </w:r>
      <w:r>
        <w:t xml:space="preserve">ul, </w:t>
      </w:r>
      <w:r w:rsidR="00C62B65">
        <w:t>l</w:t>
      </w:r>
      <w:r>
        <w:t xml:space="preserve">este e </w:t>
      </w:r>
      <w:r w:rsidR="00C62B65">
        <w:t>o</w:t>
      </w:r>
      <w:r>
        <w:t>este, e a partir deles é possível determinar as localizações e orientações sobre o globo terrestre</w:t>
      </w:r>
      <w:r w:rsidR="00AE0BBF">
        <w:t xml:space="preserve"> como latitude e longitude</w:t>
      </w:r>
      <w:r w:rsidR="0047640A">
        <w:t xml:space="preserve"> [8]</w:t>
      </w:r>
      <w:r>
        <w:t xml:space="preserve">. </w:t>
      </w:r>
      <w:r w:rsidR="00AE0BBF">
        <w:t>Essas coordenadas, latitude e longitude, são medidas em graus, minutos e segundo, exemplo 25º10’27’</w:t>
      </w:r>
      <w:r w:rsidR="0090764C">
        <w:t>’ e são fundamentais para a localização e orientação no globo terrestre.</w:t>
      </w:r>
    </w:p>
    <w:p w:rsidR="003953E0" w:rsidRDefault="00A00000" w:rsidP="003953E0">
      <w:r>
        <w:t>Para determinar a latitude basta medir, a partir do equador, para o Norte (sentido positivo) e para o sul (sentido negativo)</w:t>
      </w:r>
      <w:r w:rsidR="00AE0BBF">
        <w:t xml:space="preserve"> variando de “+90º” ou “90º N” (referente ao Polo Norte) até “-90º” ou “90º S” (referente ao Polo Sul). Sendo assim, a latitude de qualquer lugar situado na linha do equador será igual à zero</w:t>
      </w:r>
      <w:r w:rsidR="0047640A">
        <w:t xml:space="preserve"> [8]</w:t>
      </w:r>
      <w:r w:rsidR="00AE0BBF">
        <w:t>.</w:t>
      </w:r>
    </w:p>
    <w:p w:rsidR="0090764C" w:rsidRDefault="0090764C" w:rsidP="003953E0">
      <w:r>
        <w:t xml:space="preserve">A longitude é </w:t>
      </w:r>
      <w:r w:rsidR="00346616">
        <w:t xml:space="preserve">a distancia angular medida em relação ao meridiano de Greenwich. A partir desse meridiano, sobre o “equador” medem-se os ângulos, de zero a 180 </w:t>
      </w:r>
      <w:ins w:id="55" w:author="Simoes" w:date="2014-11-07T11:05:00Z">
        <w:r w:rsidR="00B13F89">
          <w:t xml:space="preserve">graus </w:t>
        </w:r>
      </w:ins>
      <w:r w:rsidR="00346616">
        <w:t xml:space="preserve">para leste ou oeste. Para determinar a longitude </w:t>
      </w:r>
      <w:ins w:id="56" w:author="Simoes" w:date="2014-11-07T11:06:00Z">
        <w:r w:rsidR="00B13F89">
          <w:t xml:space="preserve">com erro de até 1 hora (15 graus) </w:t>
        </w:r>
      </w:ins>
      <w:r w:rsidR="00346616">
        <w:t>de um ponto</w:t>
      </w:r>
      <w:ins w:id="57" w:author="Simoes" w:date="2014-11-07T11:06:00Z">
        <w:r w:rsidR="00B13F89">
          <w:t>,</w:t>
        </w:r>
      </w:ins>
      <w:r w:rsidR="00346616">
        <w:t xml:space="preserve"> basta calcular a diferença de horário entre a localidade e o </w:t>
      </w:r>
      <w:commentRangeStart w:id="58"/>
      <w:r w:rsidR="00346616">
        <w:t>Tempo Universal Coordenado (UTC</w:t>
      </w:r>
      <w:proofErr w:type="gramStart"/>
      <w:r w:rsidR="00346616">
        <w:t>).</w:t>
      </w:r>
      <w:commentRangeEnd w:id="58"/>
      <w:proofErr w:type="gramEnd"/>
      <w:r w:rsidR="00B13F89">
        <w:rPr>
          <w:rStyle w:val="Refdecomentrio"/>
        </w:rPr>
        <w:commentReference w:id="58"/>
      </w:r>
    </w:p>
    <w:p w:rsidR="00907E85" w:rsidRPr="003953E0" w:rsidRDefault="00907E85" w:rsidP="003953E0"/>
    <w:p w:rsidR="000D6FE3" w:rsidRDefault="000D6FE3" w:rsidP="00517656">
      <w:pPr>
        <w:pStyle w:val="Ttulo3"/>
        <w:rPr>
          <w:sz w:val="28"/>
          <w:szCs w:val="28"/>
        </w:rPr>
      </w:pPr>
      <w:bookmarkStart w:id="59" w:name="_Toc403074704"/>
      <w:r w:rsidRPr="000D6FE3">
        <w:rPr>
          <w:sz w:val="28"/>
          <w:szCs w:val="28"/>
        </w:rPr>
        <w:t>2.3.</w:t>
      </w:r>
      <w:r>
        <w:rPr>
          <w:sz w:val="28"/>
          <w:szCs w:val="28"/>
        </w:rPr>
        <w:t>3</w:t>
      </w:r>
      <w:r w:rsidRPr="000D6FE3">
        <w:rPr>
          <w:sz w:val="28"/>
          <w:szCs w:val="28"/>
        </w:rPr>
        <w:t xml:space="preserve"> </w:t>
      </w:r>
      <w:r>
        <w:rPr>
          <w:sz w:val="28"/>
          <w:szCs w:val="28"/>
        </w:rPr>
        <w:t>Coordenadas</w:t>
      </w:r>
      <w:r w:rsidR="006E39DD">
        <w:rPr>
          <w:sz w:val="28"/>
          <w:szCs w:val="28"/>
        </w:rPr>
        <w:t xml:space="preserve"> </w:t>
      </w:r>
      <w:r w:rsidR="00131F6B">
        <w:rPr>
          <w:sz w:val="28"/>
          <w:szCs w:val="28"/>
        </w:rPr>
        <w:t>H</w:t>
      </w:r>
      <w:r w:rsidR="006E39DD">
        <w:rPr>
          <w:sz w:val="28"/>
          <w:szCs w:val="28"/>
        </w:rPr>
        <w:t xml:space="preserve">orizontais </w:t>
      </w:r>
      <w:r w:rsidR="006E5CC8">
        <w:rPr>
          <w:sz w:val="28"/>
          <w:szCs w:val="28"/>
        </w:rPr>
        <w:t>(</w:t>
      </w:r>
      <w:r>
        <w:rPr>
          <w:sz w:val="28"/>
          <w:szCs w:val="28"/>
        </w:rPr>
        <w:t>Azimu</w:t>
      </w:r>
      <w:r w:rsidR="006E39DD">
        <w:rPr>
          <w:sz w:val="28"/>
          <w:szCs w:val="28"/>
        </w:rPr>
        <w:t>tais</w:t>
      </w:r>
      <w:r w:rsidR="006E5CC8">
        <w:rPr>
          <w:sz w:val="28"/>
          <w:szCs w:val="28"/>
        </w:rPr>
        <w:t>)</w:t>
      </w:r>
      <w:bookmarkEnd w:id="59"/>
    </w:p>
    <w:p w:rsidR="006E5CC8" w:rsidRDefault="006E5CC8" w:rsidP="006E5CC8">
      <w:r>
        <w:t xml:space="preserve">Nesse sistema </w:t>
      </w:r>
      <w:r w:rsidR="00131F6B">
        <w:t>definem-se</w:t>
      </w:r>
      <w:r>
        <w:t xml:space="preserve"> </w:t>
      </w:r>
      <w:r w:rsidR="00131F6B">
        <w:t>as variáveis, altura</w:t>
      </w:r>
      <w:r>
        <w:t xml:space="preserve"> e o azimute, sendo</w:t>
      </w:r>
      <w:r w:rsidR="00131F6B">
        <w:t xml:space="preserve"> que a altura é formada pelo ângulo entre o horizonte e a estrela e o azimute é o ângulo entre a direção norte e a projeção da estrela sobre o horizonte</w:t>
      </w:r>
      <w:del w:id="60" w:author="Simoes" w:date="2014-11-07T11:08:00Z">
        <w:r w:rsidR="00131F6B" w:rsidDel="00B13F89">
          <w:delText>, medida no sentido norte</w:delText>
        </w:r>
      </w:del>
      <w:r w:rsidR="0047640A">
        <w:t xml:space="preserve"> [8]</w:t>
      </w:r>
      <w:r w:rsidR="00131F6B">
        <w:t>. Em virtude da automação dos telescópios esse sistema passou a ser muito utilizado, pois permite telescópios com grandes espelhos e estrutura</w:t>
      </w:r>
      <w:r w:rsidR="006706EF">
        <w:t>s</w:t>
      </w:r>
      <w:r w:rsidR="00131F6B">
        <w:t xml:space="preserve"> menor</w:t>
      </w:r>
      <w:r w:rsidR="006706EF">
        <w:t>es</w:t>
      </w:r>
      <w:r w:rsidR="00131F6B">
        <w:t xml:space="preserve"> se comparado</w:t>
      </w:r>
      <w:r w:rsidR="006706EF">
        <w:t>s</w:t>
      </w:r>
      <w:r w:rsidR="00131F6B">
        <w:t xml:space="preserve"> ao sistema equatorial.</w:t>
      </w:r>
    </w:p>
    <w:p w:rsidR="000D31A8" w:rsidRPr="006E5CC8" w:rsidRDefault="000D31A8" w:rsidP="00DB26A5">
      <w:pPr>
        <w:ind w:firstLine="0"/>
      </w:pPr>
    </w:p>
    <w:p w:rsidR="000D6FE3" w:rsidRDefault="000D6FE3" w:rsidP="00517656">
      <w:pPr>
        <w:pStyle w:val="Ttulo3"/>
        <w:rPr>
          <w:sz w:val="28"/>
          <w:szCs w:val="28"/>
        </w:rPr>
      </w:pPr>
      <w:bookmarkStart w:id="61" w:name="_Toc403074705"/>
      <w:r w:rsidRPr="000D6FE3">
        <w:rPr>
          <w:sz w:val="28"/>
          <w:szCs w:val="28"/>
        </w:rPr>
        <w:t>2.3.</w:t>
      </w:r>
      <w:r w:rsidR="008A2F2C">
        <w:rPr>
          <w:sz w:val="28"/>
          <w:szCs w:val="28"/>
        </w:rPr>
        <w:t>4</w:t>
      </w:r>
      <w:r w:rsidRPr="000D6FE3">
        <w:rPr>
          <w:sz w:val="28"/>
          <w:szCs w:val="28"/>
        </w:rPr>
        <w:t xml:space="preserve"> </w:t>
      </w:r>
      <w:r>
        <w:rPr>
          <w:sz w:val="28"/>
          <w:szCs w:val="28"/>
        </w:rPr>
        <w:t>Coordenadas</w:t>
      </w:r>
      <w:r w:rsidR="006E39DD">
        <w:rPr>
          <w:sz w:val="28"/>
          <w:szCs w:val="28"/>
        </w:rPr>
        <w:t xml:space="preserve"> </w:t>
      </w:r>
      <w:r>
        <w:rPr>
          <w:sz w:val="28"/>
          <w:szCs w:val="28"/>
        </w:rPr>
        <w:t>Equatori</w:t>
      </w:r>
      <w:r w:rsidR="006E39DD">
        <w:rPr>
          <w:sz w:val="28"/>
          <w:szCs w:val="28"/>
        </w:rPr>
        <w:t>ais</w:t>
      </w:r>
      <w:bookmarkEnd w:id="61"/>
      <w:r w:rsidR="006E39DD">
        <w:rPr>
          <w:sz w:val="28"/>
          <w:szCs w:val="28"/>
        </w:rPr>
        <w:t xml:space="preserve"> </w:t>
      </w:r>
    </w:p>
    <w:p w:rsidR="00C92952" w:rsidRDefault="00175577" w:rsidP="00A40162">
      <w:r>
        <w:t xml:space="preserve">O </w:t>
      </w:r>
      <w:commentRangeStart w:id="62"/>
      <w:r>
        <w:t xml:space="preserve">Sistema Equatorial </w:t>
      </w:r>
      <w:commentRangeEnd w:id="62"/>
      <w:r w:rsidR="006F1672">
        <w:rPr>
          <w:rStyle w:val="Refdecomentrio"/>
        </w:rPr>
        <w:commentReference w:id="62"/>
      </w:r>
      <w:r w:rsidR="009E7C1B">
        <w:t>é um dos mais utilizados no</w:t>
      </w:r>
      <w:r>
        <w:t xml:space="preserve"> mapeamento de corpos </w:t>
      </w:r>
      <w:r w:rsidR="009E7C1B">
        <w:t xml:space="preserve">celestes na Astronomia. Esse sistema é capaz </w:t>
      </w:r>
      <w:r w:rsidR="00B66B6A">
        <w:t xml:space="preserve">de encontrar </w:t>
      </w:r>
      <w:r w:rsidR="009E7C1B">
        <w:t xml:space="preserve">objetos celestes posicionados </w:t>
      </w:r>
      <w:r w:rsidR="00F54ED4">
        <w:t>a</w:t>
      </w:r>
      <w:r w:rsidR="009E7C1B">
        <w:t xml:space="preserve"> grande</w:t>
      </w:r>
      <w:r w:rsidR="00B66B6A">
        <w:t>s</w:t>
      </w:r>
      <w:r w:rsidR="009E7C1B">
        <w:t xml:space="preserve"> </w:t>
      </w:r>
      <w:r w:rsidR="009E7C1B">
        <w:lastRenderedPageBreak/>
        <w:t>distância</w:t>
      </w:r>
      <w:r w:rsidR="00B66B6A">
        <w:t>s da Terra independente da localização do observador, ou seja, esse sistema é capaz de determinar as coordenadas</w:t>
      </w:r>
      <w:r w:rsidR="009E7C1B">
        <w:t xml:space="preserve"> equatoriais (declinação e ascensão reta)</w:t>
      </w:r>
      <w:r w:rsidR="00320078">
        <w:t xml:space="preserve"> </w:t>
      </w:r>
      <w:r w:rsidR="00B66B6A">
        <w:t>da mesma forma</w:t>
      </w:r>
      <w:r w:rsidR="00504A3B">
        <w:t xml:space="preserve"> para diferentes observadores na</w:t>
      </w:r>
      <w:r w:rsidR="00B66B6A">
        <w:t xml:space="preserve"> superfície terrestre. </w:t>
      </w:r>
      <w:r w:rsidR="005643D7">
        <w:t>Fundamentalmente</w:t>
      </w:r>
      <w:r w:rsidR="00F54ED4">
        <w:t>,</w:t>
      </w:r>
      <w:r w:rsidR="005643D7">
        <w:t xml:space="preserve"> o sistema equatorial</w:t>
      </w:r>
      <w:r w:rsidR="00AE231D">
        <w:t xml:space="preserve"> </w:t>
      </w:r>
      <w:r w:rsidR="005643D7">
        <w:t>tem como plano o equador celeste</w:t>
      </w:r>
      <w:r w:rsidR="00AE231D">
        <w:t xml:space="preserve"> que seria a intersecção da esfera celeste com o plano perpendicular ao eixo terrestre que passa pelo centro da Terra</w:t>
      </w:r>
      <w:r w:rsidR="005643D7">
        <w:t>.</w:t>
      </w:r>
      <w:r w:rsidR="001503F2">
        <w:t xml:space="preserve"> Essa intersecção determina um círculo máximo que divide a esfera celeste em dois hemisférios tidos como hemisfério celestial norte e hemisfério celestial sul. </w:t>
      </w:r>
      <w:r w:rsidR="00162BAA">
        <w:t>Observando a</w:t>
      </w:r>
      <w:r w:rsidR="001503F2">
        <w:t xml:space="preserve"> </w:t>
      </w:r>
      <w:r w:rsidR="00504A3B">
        <w:rPr>
          <w:i/>
        </w:rPr>
        <w:t>Figura 4</w:t>
      </w:r>
      <w:r w:rsidR="001503F2">
        <w:t xml:space="preserve"> </w:t>
      </w:r>
      <w:r w:rsidR="00162BAA">
        <w:t>pode</w:t>
      </w:r>
      <w:ins w:id="63" w:author="Simoes" w:date="2014-11-07T11:11:00Z">
        <w:r w:rsidR="006F1672">
          <w:t>-se</w:t>
        </w:r>
      </w:ins>
      <w:del w:id="64" w:author="Simoes" w:date="2014-11-07T11:11:00Z">
        <w:r w:rsidR="00162BAA" w:rsidDel="006F1672">
          <w:delText>mos</w:delText>
        </w:r>
      </w:del>
      <w:r w:rsidR="00162BAA">
        <w:t xml:space="preserve"> visualizar</w:t>
      </w:r>
      <w:r w:rsidR="001503F2">
        <w:t xml:space="preserve"> todas as coordenadas necessárias para os cálculos das localizações no espaço, sobre a esfera terrestre, </w:t>
      </w:r>
      <w:r w:rsidR="00162BAA">
        <w:t xml:space="preserve">e compreender </w:t>
      </w:r>
      <w:r w:rsidR="00C92952">
        <w:t>como encontrar as duas principais coordenadas do sistema equatorial chamadas de “Declinação” e “Ascensão reta</w:t>
      </w:r>
      <w:r w:rsidR="004D476E">
        <w:t>”.</w:t>
      </w:r>
    </w:p>
    <w:p w:rsidR="00CA33A9" w:rsidRDefault="005A5471" w:rsidP="00CA33A9">
      <w:pPr>
        <w:keepNext/>
      </w:pPr>
      <w:r>
        <w:rPr>
          <w:noProof/>
        </w:rPr>
        <w:drawing>
          <wp:inline distT="0" distB="0" distL="0" distR="0" wp14:anchorId="31BDBA4F" wp14:editId="56A13EDE">
            <wp:extent cx="4752975" cy="3285490"/>
            <wp:effectExtent l="0" t="0" r="9525" b="0"/>
            <wp:docPr id="4" name="Imagem 1" descr="Descrição: image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escrição: imagem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A9" w:rsidRPr="00504A3B" w:rsidRDefault="00504A3B" w:rsidP="00504A3B">
      <w:pPr>
        <w:pStyle w:val="Legenda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Figura 4 - Sistema de C</w:t>
      </w:r>
      <w:r w:rsidR="00CA33A9" w:rsidRPr="00504A3B">
        <w:rPr>
          <w:color w:val="auto"/>
          <w:sz w:val="20"/>
          <w:szCs w:val="20"/>
        </w:rPr>
        <w:t>oordenadas Equatoriais.</w:t>
      </w:r>
    </w:p>
    <w:p w:rsidR="004D476E" w:rsidRPr="00CA33A9" w:rsidRDefault="004D476E" w:rsidP="00CA33A9">
      <w:pPr>
        <w:pStyle w:val="Legenda"/>
      </w:pPr>
    </w:p>
    <w:p w:rsidR="00743068" w:rsidRDefault="00B7436E" w:rsidP="00743068">
      <w:r>
        <w:t>A d</w:t>
      </w:r>
      <w:r w:rsidR="00743068">
        <w:t>eclinação de um corpo celeste é calculada a partir de sua distância angular medidas para o norte ou para o sul do equador celeste ao longo do seu círculo horário. A declinação é medida em graus, minutos e segundos e convencionalmente os objetos no hemisfério celestial norte possuem declinação positiva e objetos no hemisfério sul, negativas. Fazendo uma comparação entre o sistema de coordenadas geográfica e o sistema equatorial, a declinação seria equivalente à latitude.</w:t>
      </w:r>
    </w:p>
    <w:p w:rsidR="00AD7404" w:rsidRDefault="00AD7404" w:rsidP="003C07ED">
      <w:r w:rsidRPr="00AD7404">
        <w:lastRenderedPageBreak/>
        <w:t xml:space="preserve">A </w:t>
      </w:r>
      <w:r w:rsidR="003C07ED" w:rsidRPr="003C07ED">
        <w:rPr>
          <w:u w:val="single"/>
        </w:rPr>
        <w:t>Ascensão Reta</w:t>
      </w:r>
      <w:r w:rsidR="003C07ED" w:rsidRPr="00AD7404">
        <w:t xml:space="preserve"> </w:t>
      </w:r>
      <w:r w:rsidRPr="00AD7404">
        <w:t>(</w:t>
      </w:r>
      <w:proofErr w:type="spellStart"/>
      <w:r w:rsidRPr="003C07ED">
        <w:rPr>
          <w:i/>
        </w:rPr>
        <w:t>Right</w:t>
      </w:r>
      <w:proofErr w:type="spellEnd"/>
      <w:r w:rsidRPr="003C07ED">
        <w:rPr>
          <w:i/>
        </w:rPr>
        <w:t xml:space="preserve"> </w:t>
      </w:r>
      <w:proofErr w:type="spellStart"/>
      <w:r w:rsidRPr="003C07ED">
        <w:rPr>
          <w:i/>
        </w:rPr>
        <w:t>Ascension</w:t>
      </w:r>
      <w:proofErr w:type="spellEnd"/>
      <w:r w:rsidRPr="00AD7404">
        <w:t xml:space="preserve"> ou RA)</w:t>
      </w:r>
      <w:r>
        <w:t xml:space="preserve"> de </w:t>
      </w:r>
      <w:r w:rsidR="003C07ED">
        <w:t>u</w:t>
      </w:r>
      <w:r>
        <w:t>m determinado astro indica a hora (</w:t>
      </w:r>
      <w:r w:rsidR="003C07ED">
        <w:t>tempo sideral) do dia em que este astro estará em seu ponto mais alto no céu, ou seja, irá cruzar o meridiano</w:t>
      </w:r>
      <w:r w:rsidR="003C07ED" w:rsidRPr="003C07ED">
        <w:t xml:space="preserve"> local</w:t>
      </w:r>
      <w:r w:rsidR="003C07ED">
        <w:t>.</w:t>
      </w:r>
      <w:r w:rsidR="003C07ED" w:rsidRPr="003C07ED">
        <w:t xml:space="preserve"> </w:t>
      </w:r>
      <w:r w:rsidR="003C07ED" w:rsidRPr="00AD7404">
        <w:t>A ascensão reta</w:t>
      </w:r>
      <w:r w:rsidR="003C07ED" w:rsidRPr="00AD7404">
        <w:t xml:space="preserve"> </w:t>
      </w:r>
      <w:r w:rsidR="003C07ED">
        <w:t>é usualmente medida</w:t>
      </w:r>
      <w:r w:rsidR="003C07ED" w:rsidRPr="00AD7404">
        <w:t xml:space="preserve"> em horas, minutos e segundos</w:t>
      </w:r>
      <w:r w:rsidR="003C07ED">
        <w:t xml:space="preserve"> do dia sideral, ou seja, quanto tempo se passou desde que a constelação de Áries cruzou o meridiano</w:t>
      </w:r>
      <w:r w:rsidR="003C07ED" w:rsidRPr="003C07ED">
        <w:t xml:space="preserve"> local</w:t>
      </w:r>
      <w:r w:rsidR="003C07ED">
        <w:t xml:space="preserve"> (</w:t>
      </w:r>
      <w:proofErr w:type="gramStart"/>
      <w:r w:rsidR="003C07ED">
        <w:t>0 horas</w:t>
      </w:r>
      <w:proofErr w:type="gramEnd"/>
      <w:r w:rsidR="003C07ED">
        <w:t xml:space="preserve"> siderais) até que um determinado astro cruze também o meridiano.</w:t>
      </w:r>
      <w:r w:rsidR="003C07ED" w:rsidRPr="003C07ED">
        <w:t xml:space="preserve"> </w:t>
      </w:r>
      <w:r w:rsidR="003C07ED" w:rsidRPr="00AD7404">
        <w:t>A variação no intervalo de medida da ascensão reta vai de 0 a 24 horas podendo ser expressas em graus, lembrando que em 360º existem 24 horas de modo que cada hora corresponde à 15º.</w:t>
      </w:r>
    </w:p>
    <w:p w:rsidR="00743068" w:rsidRDefault="00B7436E" w:rsidP="00743068">
      <w:r>
        <w:t xml:space="preserve">O </w:t>
      </w:r>
      <w:r w:rsidR="003C07ED" w:rsidRPr="003C07ED">
        <w:rPr>
          <w:u w:val="single"/>
        </w:rPr>
        <w:t>Angulo Horário</w:t>
      </w:r>
      <w:r w:rsidR="003C07ED">
        <w:t xml:space="preserve"> </w:t>
      </w:r>
      <w:r w:rsidR="00743068">
        <w:t>(</w:t>
      </w:r>
      <w:r w:rsidR="00743068" w:rsidRPr="003C07ED">
        <w:rPr>
          <w:i/>
        </w:rPr>
        <w:t xml:space="preserve">Hour </w:t>
      </w:r>
      <w:proofErr w:type="spellStart"/>
      <w:r w:rsidR="00743068" w:rsidRPr="003C07ED">
        <w:rPr>
          <w:i/>
        </w:rPr>
        <w:t>Angle</w:t>
      </w:r>
      <w:proofErr w:type="spellEnd"/>
      <w:r w:rsidR="00743068">
        <w:t xml:space="preserve"> ou HA) é utilizado no sistema de coordenas equatorial para definir a posição de um objeto na esfera celeste. O objeto se movimenta em relação </w:t>
      </w:r>
      <w:proofErr w:type="gramStart"/>
      <w:r w:rsidR="003C07ED">
        <w:t>à</w:t>
      </w:r>
      <w:proofErr w:type="gramEnd"/>
      <w:r w:rsidR="00743068">
        <w:t xml:space="preserve"> terra, no decorrer das 24 horas</w:t>
      </w:r>
      <w:r w:rsidR="003C07ED">
        <w:t xml:space="preserve"> do tempo sideral</w:t>
      </w:r>
      <w:r w:rsidR="00743068">
        <w:t>, se aproximando ou afastando do meridiano local, e essa distancia angular entre o a</w:t>
      </w:r>
      <w:r>
        <w:t>stro e o meridiano denomina-se angulo h</w:t>
      </w:r>
      <w:r w:rsidR="00743068">
        <w:t>orário.  Caso o objeto tenha um ângulo horário zero significa que este se encontra, exatamente, sobre o meridiano do lugar</w:t>
      </w:r>
      <w:ins w:id="65" w:author="Simoes" w:date="2014-11-07T11:16:00Z">
        <w:r w:rsidR="006F1672">
          <w:t xml:space="preserve"> (no seu ponto mais alto no céu)</w:t>
        </w:r>
      </w:ins>
      <w:r w:rsidR="00743068">
        <w:t xml:space="preserve">, e caso o HA seja negativo é possível estimar a passagem meridiana do objeto. Vale lembrar que o HA é expresso em horas </w:t>
      </w:r>
      <w:r w:rsidR="003C07ED">
        <w:t xml:space="preserve">siderais, </w:t>
      </w:r>
      <w:r w:rsidR="00743068">
        <w:t>sendo que uma hora é igual a quinze graus (1 hora = 15º).</w:t>
      </w:r>
    </w:p>
    <w:p w:rsidR="00743068" w:rsidRDefault="00743068" w:rsidP="00743068"/>
    <w:p w:rsidR="00743068" w:rsidRDefault="00743068" w:rsidP="00743068">
      <w:pPr>
        <w:pStyle w:val="Ttulo3"/>
        <w:rPr>
          <w:sz w:val="28"/>
          <w:szCs w:val="28"/>
        </w:rPr>
      </w:pPr>
      <w:bookmarkStart w:id="66" w:name="_Toc403074706"/>
      <w:r w:rsidRPr="000D6FE3">
        <w:rPr>
          <w:sz w:val="28"/>
          <w:szCs w:val="28"/>
        </w:rPr>
        <w:t>2.3.</w:t>
      </w:r>
      <w:r>
        <w:rPr>
          <w:sz w:val="28"/>
          <w:szCs w:val="28"/>
        </w:rPr>
        <w:t>5</w:t>
      </w:r>
      <w:r w:rsidRPr="000D6FE3">
        <w:rPr>
          <w:sz w:val="28"/>
          <w:szCs w:val="28"/>
        </w:rPr>
        <w:t xml:space="preserve"> </w:t>
      </w:r>
      <w:r>
        <w:rPr>
          <w:sz w:val="28"/>
          <w:szCs w:val="28"/>
        </w:rPr>
        <w:t>Tempo Universal (Universal Time ou UT)</w:t>
      </w:r>
      <w:bookmarkEnd w:id="66"/>
      <w:r>
        <w:rPr>
          <w:sz w:val="28"/>
          <w:szCs w:val="28"/>
        </w:rPr>
        <w:t xml:space="preserve"> </w:t>
      </w:r>
    </w:p>
    <w:p w:rsidR="00743068" w:rsidRDefault="00743068" w:rsidP="00743068">
      <w:pPr>
        <w:rPr>
          <w:rFonts w:ascii="Verdana" w:hAnsi="Verdana"/>
          <w:color w:val="000000"/>
          <w:sz w:val="20"/>
          <w:shd w:val="clear" w:color="auto" w:fill="FFFFFF"/>
        </w:rPr>
      </w:pPr>
      <w:r>
        <w:t xml:space="preserve">O Tempo Universal baseia-se no sistema mundial do tempo civil e é usado como padrão internacional do </w:t>
      </w:r>
      <w:proofErr w:type="gramStart"/>
      <w:r>
        <w:t>tempo</w:t>
      </w:r>
      <w:r w:rsidR="00934434">
        <w:t xml:space="preserve"> </w:t>
      </w:r>
      <w:r>
        <w:t>.</w:t>
      </w:r>
      <w:proofErr w:type="gramEnd"/>
      <w:r>
        <w:t xml:space="preserve"> O UT foi derivado do Tempo Atômico Internacional em vez da rotação da terra como é o caso da Hora Média de Greenwich </w:t>
      </w:r>
      <w:r>
        <w:rPr>
          <w:rFonts w:ascii="Verdana" w:hAnsi="Verdana"/>
          <w:color w:val="000000"/>
          <w:sz w:val="20"/>
          <w:shd w:val="clear" w:color="auto" w:fill="FFFFFF"/>
        </w:rPr>
        <w:t>(</w:t>
      </w:r>
      <w:r>
        <w:rPr>
          <w:rFonts w:ascii="Verdana" w:hAnsi="Verdana"/>
          <w:i/>
          <w:iCs/>
          <w:color w:val="000000"/>
          <w:sz w:val="20"/>
          <w:shd w:val="clear" w:color="auto" w:fill="FFFFFF"/>
        </w:rPr>
        <w:t xml:space="preserve">Greenwich </w:t>
      </w:r>
      <w:proofErr w:type="spellStart"/>
      <w:r>
        <w:rPr>
          <w:rFonts w:ascii="Verdana" w:hAnsi="Verdana"/>
          <w:i/>
          <w:iCs/>
          <w:color w:val="000000"/>
          <w:sz w:val="20"/>
          <w:shd w:val="clear" w:color="auto" w:fill="FFFFFF"/>
        </w:rPr>
        <w:t>Mean</w:t>
      </w:r>
      <w:proofErr w:type="spellEnd"/>
      <w:r>
        <w:rPr>
          <w:rFonts w:ascii="Verdana" w:hAnsi="Verdana"/>
          <w:i/>
          <w:iCs/>
          <w:color w:val="000000"/>
          <w:sz w:val="20"/>
          <w:shd w:val="clear" w:color="auto" w:fill="FFFFFF"/>
        </w:rPr>
        <w:t xml:space="preserve"> Time</w:t>
      </w:r>
      <w:r>
        <w:rPr>
          <w:rStyle w:val="apple-converted-space"/>
          <w:rFonts w:ascii="Verdana" w:hAnsi="Verdana"/>
          <w:color w:val="000000"/>
          <w:sz w:val="20"/>
          <w:shd w:val="clear" w:color="auto" w:fill="FFFFFF"/>
        </w:rPr>
        <w:t> </w:t>
      </w:r>
      <w:r>
        <w:rPr>
          <w:rFonts w:ascii="Verdana" w:hAnsi="Verdana"/>
          <w:color w:val="000000"/>
          <w:sz w:val="20"/>
          <w:shd w:val="clear" w:color="auto" w:fill="FFFFFF"/>
        </w:rPr>
        <w:t xml:space="preserve">ou GMT). Devido à oscilação do tempo de rotação da terra em relação ao tempo atômico, o UT </w:t>
      </w:r>
      <w:r w:rsidR="00934434">
        <w:rPr>
          <w:rFonts w:ascii="Verdana" w:hAnsi="Verdana"/>
          <w:color w:val="000000"/>
          <w:sz w:val="20"/>
          <w:shd w:val="clear" w:color="auto" w:fill="FFFFFF"/>
        </w:rPr>
        <w:t xml:space="preserve">tem como referencia a passagem do sol pelo meridiano local e </w:t>
      </w:r>
      <w:r>
        <w:rPr>
          <w:rFonts w:ascii="Verdana" w:hAnsi="Verdana"/>
          <w:color w:val="000000"/>
          <w:sz w:val="20"/>
          <w:shd w:val="clear" w:color="auto" w:fill="FFFFFF"/>
        </w:rPr>
        <w:t>sincroniza-se com o dia e a noite, somando ou subtraindo segundos de salto quando necessário. No uso informal, quando não há a necessidade da precisão dos segundo o GMT pode ser equiparado ao UT, porém para maior precisão normalmente se utiliza o UT.</w:t>
      </w:r>
    </w:p>
    <w:p w:rsidR="00743068" w:rsidRPr="00BB6C2A" w:rsidRDefault="00743068" w:rsidP="00743068">
      <w:pPr>
        <w:rPr>
          <w:rFonts w:ascii="Verdana" w:hAnsi="Verdana"/>
          <w:color w:val="000000"/>
          <w:sz w:val="20"/>
          <w:shd w:val="clear" w:color="auto" w:fill="FFFFFF"/>
        </w:rPr>
      </w:pPr>
    </w:p>
    <w:p w:rsidR="00743068" w:rsidRDefault="00743068" w:rsidP="00743068">
      <w:pPr>
        <w:pStyle w:val="Ttulo3"/>
        <w:rPr>
          <w:sz w:val="28"/>
          <w:szCs w:val="28"/>
        </w:rPr>
      </w:pPr>
      <w:bookmarkStart w:id="67" w:name="_Toc403074707"/>
      <w:r w:rsidRPr="000D6FE3">
        <w:rPr>
          <w:sz w:val="28"/>
          <w:szCs w:val="28"/>
        </w:rPr>
        <w:lastRenderedPageBreak/>
        <w:t>2.3.</w:t>
      </w:r>
      <w:r>
        <w:rPr>
          <w:sz w:val="28"/>
          <w:szCs w:val="28"/>
        </w:rPr>
        <w:t>6</w:t>
      </w:r>
      <w:r w:rsidRPr="000D6FE3">
        <w:rPr>
          <w:sz w:val="28"/>
          <w:szCs w:val="28"/>
        </w:rPr>
        <w:t xml:space="preserve"> </w:t>
      </w:r>
      <w:r>
        <w:rPr>
          <w:sz w:val="28"/>
          <w:szCs w:val="28"/>
        </w:rPr>
        <w:t>Dia Juliano (Julian Day ou JD)</w:t>
      </w:r>
      <w:bookmarkEnd w:id="67"/>
    </w:p>
    <w:p w:rsidR="00743068" w:rsidRDefault="00743068" w:rsidP="00AD7404">
      <w:pPr>
        <w:pPrChange w:id="68" w:author="Simoes" w:date="2014-11-07T11:19:00Z">
          <w:pPr>
            <w:jc w:val="left"/>
          </w:pPr>
        </w:pPrChange>
      </w:pPr>
      <w:r>
        <w:t xml:space="preserve">O Dia Juliano é uma forma de determinar o número de dias transcorridos entre duas datas específicas. Há diversos ciclos e períodos julianos que começam a contagem em diferentes datas. Para a Astronomia, o JD se inicia às 12h00min do dia 1 de janeiro de 4713 </w:t>
      </w:r>
      <w:proofErr w:type="gramStart"/>
      <w:r>
        <w:t>a.C.</w:t>
      </w:r>
      <w:proofErr w:type="gramEnd"/>
      <w:r>
        <w:t xml:space="preserve"> Assim, o dia juliano para a </w:t>
      </w:r>
      <w:r w:rsidR="00151BD3">
        <w:t>data 1 de Janeiro de 2000 às 12h</w:t>
      </w:r>
      <w:r>
        <w:t>00</w:t>
      </w:r>
      <w:r w:rsidR="00151BD3">
        <w:t>min</w:t>
      </w:r>
      <w:r>
        <w:t xml:space="preserve"> será igual à 2</w:t>
      </w:r>
      <w:ins w:id="69" w:author="Simoes" w:date="2014-11-07T11:19:00Z">
        <w:r w:rsidR="006F1672">
          <w:t>.</w:t>
        </w:r>
      </w:ins>
      <w:r>
        <w:t>451</w:t>
      </w:r>
      <w:ins w:id="70" w:author="Simoes" w:date="2014-11-07T11:19:00Z">
        <w:r w:rsidR="006F1672">
          <w:t>.</w:t>
        </w:r>
      </w:ins>
      <w:r>
        <w:t>545</w:t>
      </w:r>
      <w:r w:rsidR="00151BD3">
        <w:t xml:space="preserve"> dias</w:t>
      </w:r>
      <w:r>
        <w:t>.</w:t>
      </w:r>
    </w:p>
    <w:p w:rsidR="00743068" w:rsidRDefault="00743068" w:rsidP="00743068">
      <w:pPr>
        <w:jc w:val="left"/>
      </w:pPr>
    </w:p>
    <w:p w:rsidR="00743068" w:rsidRDefault="00743068" w:rsidP="00743068">
      <w:pPr>
        <w:pStyle w:val="Ttulo3"/>
        <w:rPr>
          <w:sz w:val="28"/>
          <w:szCs w:val="28"/>
        </w:rPr>
      </w:pPr>
      <w:bookmarkStart w:id="71" w:name="_Toc403074708"/>
      <w:r w:rsidRPr="000D6FE3">
        <w:rPr>
          <w:sz w:val="28"/>
          <w:szCs w:val="28"/>
        </w:rPr>
        <w:t>2.3.</w:t>
      </w:r>
      <w:r>
        <w:rPr>
          <w:sz w:val="28"/>
          <w:szCs w:val="28"/>
        </w:rPr>
        <w:t>7</w:t>
      </w:r>
      <w:r w:rsidRPr="000D6FE3">
        <w:rPr>
          <w:sz w:val="28"/>
          <w:szCs w:val="28"/>
        </w:rPr>
        <w:t xml:space="preserve"> </w:t>
      </w:r>
      <w:r>
        <w:rPr>
          <w:sz w:val="28"/>
          <w:szCs w:val="28"/>
        </w:rPr>
        <w:t>Tempo Sideral (Sideral Time ou ST)</w:t>
      </w:r>
      <w:bookmarkEnd w:id="71"/>
    </w:p>
    <w:p w:rsidR="00743068" w:rsidRDefault="00934434" w:rsidP="00AD7404">
      <w:pPr>
        <w:pPrChange w:id="72" w:author="Simoes" w:date="2014-11-07T11:19:00Z">
          <w:pPr>
            <w:jc w:val="left"/>
          </w:pPr>
        </w:pPrChange>
      </w:pPr>
      <w:r>
        <w:t>24 horas do</w:t>
      </w:r>
      <w:r w:rsidR="00743068">
        <w:t xml:space="preserve"> Tempo Sideral é o</w:t>
      </w:r>
      <w:r>
        <w:t xml:space="preserve"> período de tempo que o</w:t>
      </w:r>
      <w:r w:rsidR="00743068">
        <w:t xml:space="preserve"> primeiro ponto de </w:t>
      </w:r>
      <w:r>
        <w:t>Á</w:t>
      </w:r>
      <w:r w:rsidR="00743068">
        <w:t>ries ou ponto vernal</w:t>
      </w:r>
      <w:r>
        <w:t xml:space="preserve"> leva para dar uma volta completa ao redor da terra,</w:t>
      </w:r>
      <w:r w:rsidR="00743068">
        <w:t xml:space="preserve"> indicando na prática </w:t>
      </w:r>
      <w:r>
        <w:t>a o período de rotação da Terra</w:t>
      </w:r>
      <w:r w:rsidR="00743068">
        <w:t xml:space="preserve">. Esse tempo é calculado em horas, minuto e segundos </w:t>
      </w:r>
      <w:r>
        <w:t xml:space="preserve">siderais e é aproximadamente igual </w:t>
      </w:r>
      <w:proofErr w:type="gramStart"/>
      <w:r>
        <w:t>a</w:t>
      </w:r>
      <w:proofErr w:type="gramEnd"/>
      <w:r>
        <w:t xml:space="preserve"> 23 horas, 56 minutos e 4 segundos do tempo solar, ou UT. O tempo sideral é utilizado para </w:t>
      </w:r>
      <w:r w:rsidR="00743068">
        <w:t>indic</w:t>
      </w:r>
      <w:r>
        <w:t>ar</w:t>
      </w:r>
      <w:r w:rsidR="00743068">
        <w:t xml:space="preserve"> à Ascensão Reta do objeto que transita o meridiano local</w:t>
      </w:r>
      <w:r>
        <w:t xml:space="preserve">, pois assim permite que astrônomos no mundo inteiro utilizem o mesmo horário para apontar seus telescópios para o objeto, independente dos fusos </w:t>
      </w:r>
      <w:proofErr w:type="spellStart"/>
      <w:r>
        <w:t>horarios</w:t>
      </w:r>
      <w:proofErr w:type="spellEnd"/>
      <w:r w:rsidR="00743068">
        <w:t>. Para calcular o</w:t>
      </w:r>
      <w:r>
        <w:t xml:space="preserve"> Tempo Local Sideral (</w:t>
      </w:r>
      <w:r w:rsidR="00743068" w:rsidRPr="00934434">
        <w:rPr>
          <w:i/>
        </w:rPr>
        <w:t>Local Sideral Time</w:t>
      </w:r>
      <w:r w:rsidR="00743068">
        <w:t xml:space="preserve"> ou LST) é necessário calcular o Tempo Sideral de Greenwich (Greenwich </w:t>
      </w:r>
      <w:proofErr w:type="spellStart"/>
      <w:r w:rsidR="00743068">
        <w:t>Mean</w:t>
      </w:r>
      <w:proofErr w:type="spellEnd"/>
      <w:r w:rsidR="00743068">
        <w:t xml:space="preserve"> Sideral Time ou GMST) que representa o tempo sideral com longitude igual a zero. Por sua vez, o GMST pode ser calculado utilizando o Dia Juliano (JD0) e o Tempo Universal (UT), observe a equação </w:t>
      </w:r>
      <w:r w:rsidR="00743068" w:rsidRPr="00827033">
        <w:rPr>
          <w:i/>
        </w:rPr>
        <w:t>2.</w:t>
      </w:r>
      <w:r w:rsidR="00743068">
        <w:rPr>
          <w:i/>
        </w:rPr>
        <w:t>3.</w:t>
      </w:r>
      <w:r w:rsidR="00743068" w:rsidRPr="00827033">
        <w:rPr>
          <w:i/>
        </w:rPr>
        <w:t>1</w:t>
      </w:r>
      <w:r w:rsidR="00743068">
        <w:t>.</w:t>
      </w:r>
    </w:p>
    <w:p w:rsidR="00743068" w:rsidRPr="00B7436E" w:rsidRDefault="00B7436E" w:rsidP="00B7436E">
      <w:pPr>
        <w:ind w:firstLine="1701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GMST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em horas</m:t>
            </m:r>
          </m:e>
        </m:d>
        <m:r>
          <w:rPr>
            <w:rFonts w:ascii="Cambria Math" w:hAnsi="Cambria Math"/>
            <w:sz w:val="28"/>
            <w:szCs w:val="28"/>
          </w:rPr>
          <m:t>=6.656306+0.0657098242*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JD0-2445700.5</m:t>
            </m:r>
          </m:e>
        </m:d>
        <m:r>
          <w:rPr>
            <w:rFonts w:ascii="Cambria Math" w:hAnsi="Cambria Math"/>
            <w:sz w:val="28"/>
            <w:szCs w:val="28"/>
          </w:rPr>
          <m:t>+1.0027379093*UT</m:t>
        </m:r>
      </m:oMath>
      <w:r w:rsidR="0033185F">
        <w:rPr>
          <w:sz w:val="28"/>
          <w:szCs w:val="28"/>
        </w:rPr>
        <w:tab/>
      </w:r>
      <w:r w:rsidR="0033185F">
        <w:rPr>
          <w:sz w:val="28"/>
          <w:szCs w:val="28"/>
        </w:rPr>
        <w:tab/>
      </w:r>
      <w:r>
        <w:rPr>
          <w:sz w:val="20"/>
        </w:rPr>
        <w:t>(2</w:t>
      </w:r>
      <w:r w:rsidR="0033185F">
        <w:rPr>
          <w:sz w:val="20"/>
        </w:rPr>
        <w:t>.3.</w:t>
      </w:r>
      <w:r>
        <w:rPr>
          <w:sz w:val="20"/>
        </w:rPr>
        <w:t>1</w:t>
      </w:r>
      <w:r w:rsidR="0033185F" w:rsidRPr="0033185F">
        <w:rPr>
          <w:sz w:val="20"/>
        </w:rPr>
        <w:t>)</w:t>
      </w:r>
    </w:p>
    <w:p w:rsidR="00B7436E" w:rsidRPr="00B7436E" w:rsidRDefault="00B7436E" w:rsidP="00743068">
      <w:pPr>
        <w:jc w:val="left"/>
        <w:rPr>
          <w:i/>
        </w:rPr>
      </w:pPr>
      <w:r w:rsidRPr="00B7436E">
        <w:rPr>
          <w:i/>
        </w:rPr>
        <w:t xml:space="preserve">Onde, </w:t>
      </w:r>
    </w:p>
    <w:p w:rsidR="00B7436E" w:rsidRPr="00B7436E" w:rsidRDefault="00743068" w:rsidP="00743068">
      <w:pPr>
        <w:jc w:val="left"/>
        <w:rPr>
          <w:i/>
        </w:rPr>
      </w:pPr>
      <w:r w:rsidRPr="00B7436E">
        <w:rPr>
          <w:i/>
        </w:rPr>
        <w:t xml:space="preserve">JD0 é a data </w:t>
      </w:r>
      <w:proofErr w:type="gramStart"/>
      <w:r w:rsidRPr="00B7436E">
        <w:rPr>
          <w:i/>
        </w:rPr>
        <w:t>juliana</w:t>
      </w:r>
      <w:proofErr w:type="gramEnd"/>
      <w:r w:rsidRPr="00B7436E">
        <w:rPr>
          <w:i/>
        </w:rPr>
        <w:t xml:space="preserve"> para o tempo universal igual a zero </w:t>
      </w:r>
      <w:r w:rsidR="00B7436E" w:rsidRPr="00B7436E">
        <w:rPr>
          <w:i/>
        </w:rPr>
        <w:t>UT=0</w:t>
      </w:r>
      <w:r w:rsidR="00934434">
        <w:rPr>
          <w:i/>
        </w:rPr>
        <w:t>, ou seja, quantos dias inteiros se passaram desde 1º de janeiro de 4713 a.C.</w:t>
      </w:r>
      <w:r w:rsidR="00B7436E" w:rsidRPr="00B7436E">
        <w:rPr>
          <w:i/>
        </w:rPr>
        <w:t xml:space="preserve"> </w:t>
      </w:r>
    </w:p>
    <w:p w:rsidR="00743068" w:rsidRDefault="00B7436E" w:rsidP="00743068">
      <w:pPr>
        <w:jc w:val="left"/>
      </w:pPr>
      <w:r>
        <w:t>E</w:t>
      </w:r>
      <w:r w:rsidR="00743068">
        <w:t>m seguida</w:t>
      </w:r>
      <w:r>
        <w:t>,</w:t>
      </w:r>
      <w:r w:rsidR="00743068">
        <w:t xml:space="preserve"> é feito o c</w:t>
      </w:r>
      <w:del w:id="73" w:author="Simoes" w:date="2014-11-07T11:22:00Z">
        <w:r w:rsidDel="00AD7404">
          <w:delText>a</w:delText>
        </w:r>
      </w:del>
      <w:ins w:id="74" w:author="Simoes" w:date="2014-11-07T11:22:00Z">
        <w:r w:rsidR="00AD7404">
          <w:t>á</w:t>
        </w:r>
      </w:ins>
      <w:r>
        <w:t>lcul</w:t>
      </w:r>
      <w:del w:id="75" w:author="Simoes" w:date="2014-11-07T11:21:00Z">
        <w:r w:rsidDel="00AD7404">
          <w:delText>ad</w:delText>
        </w:r>
      </w:del>
      <w:r>
        <w:t xml:space="preserve">o do LST como na equação </w:t>
      </w:r>
      <w:r w:rsidRPr="00B7436E">
        <w:rPr>
          <w:i/>
        </w:rPr>
        <w:t>2.3.2</w:t>
      </w:r>
      <w:r>
        <w:t>:</w:t>
      </w:r>
    </w:p>
    <w:p w:rsidR="00743068" w:rsidRPr="00B7436E" w:rsidRDefault="00B7436E" w:rsidP="00B7436E">
      <w:pPr>
        <w:ind w:firstLine="1701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LST=MOD[(GMST-(longitude/15))]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0"/>
        </w:rPr>
        <w:t>(2.3.2</w:t>
      </w:r>
      <w:r w:rsidRPr="0033185F">
        <w:rPr>
          <w:sz w:val="20"/>
        </w:rPr>
        <w:t>)</w:t>
      </w:r>
    </w:p>
    <w:p w:rsidR="00743068" w:rsidRDefault="00743068" w:rsidP="00AD7404">
      <w:pPr>
        <w:pPrChange w:id="76" w:author="Simoes" w:date="2014-11-07T11:19:00Z">
          <w:pPr>
            <w:jc w:val="left"/>
          </w:pPr>
        </w:pPrChange>
      </w:pPr>
      <w:r>
        <w:t xml:space="preserve">Percebe-se que o LST depende da longitude onde o observador se encontra e do GMST, e </w:t>
      </w:r>
      <w:ins w:id="77" w:author="Simoes" w:date="2014-11-07T11:22:00Z">
        <w:r w:rsidR="00AD7404">
          <w:t>a</w:t>
        </w:r>
      </w:ins>
      <w:r>
        <w:t>pós esses cálculos é possível determinar a hora</w:t>
      </w:r>
      <w:r w:rsidR="00934434">
        <w:t xml:space="preserve"> angular (HA) do objeto celeste:</w:t>
      </w:r>
    </w:p>
    <w:p w:rsidR="00AD7404" w:rsidRPr="00571F29" w:rsidRDefault="00AD7404" w:rsidP="00AD7404">
      <w:pPr>
        <w:ind w:firstLine="2835"/>
        <w:jc w:val="right"/>
        <w:rPr>
          <w:ins w:id="78" w:author="Simoes" w:date="2014-11-07T11:26:00Z"/>
          <w:sz w:val="28"/>
          <w:szCs w:val="28"/>
        </w:rPr>
      </w:pPr>
      <w:ins w:id="79" w:author="Simoes" w:date="2014-11-07T11:26:00Z">
        <m:oMath>
          <m:r>
            <w:rPr>
              <w:rFonts w:ascii="Cambria Math" w:hAnsi="Cambria Math"/>
              <w:sz w:val="28"/>
              <w:szCs w:val="28"/>
            </w:rPr>
            <w:lastRenderedPageBreak/>
            <m:t>HA=LST-RA</m:t>
          </m:r>
        </m:oMath>
        <w:r w:rsidRPr="00D30A7B">
          <w:rPr>
            <w:sz w:val="28"/>
            <w:szCs w:val="28"/>
          </w:rPr>
          <w:tab/>
        </w:r>
        <w:r w:rsidRPr="00D30A7B">
          <w:rPr>
            <w:sz w:val="28"/>
            <w:szCs w:val="28"/>
          </w:rPr>
          <w:tab/>
        </w:r>
        <w:r w:rsidRPr="00D30A7B">
          <w:rPr>
            <w:sz w:val="28"/>
            <w:szCs w:val="28"/>
          </w:rPr>
          <w:tab/>
        </w:r>
        <w:r w:rsidRPr="00D30A7B">
          <w:rPr>
            <w:sz w:val="28"/>
            <w:szCs w:val="28"/>
          </w:rPr>
          <w:tab/>
        </w:r>
        <w:r>
          <w:rPr>
            <w:sz w:val="20"/>
          </w:rPr>
          <w:t>(3.3.2</w:t>
        </w:r>
        <w:r w:rsidRPr="00D30A7B">
          <w:rPr>
            <w:sz w:val="20"/>
          </w:rPr>
          <w:t>)</w:t>
        </w:r>
      </w:ins>
    </w:p>
    <w:p w:rsidR="003A6D4E" w:rsidRPr="00C27D3C" w:rsidRDefault="003A6D4E" w:rsidP="00C27D3C">
      <w:pPr>
        <w:jc w:val="left"/>
      </w:pPr>
    </w:p>
    <w:p w:rsidR="007105E8" w:rsidRDefault="007105E8" w:rsidP="002B0D5A">
      <w:pPr>
        <w:pStyle w:val="Ttulo2"/>
      </w:pPr>
      <w:bookmarkStart w:id="80" w:name="_Toc403074709"/>
      <w:proofErr w:type="gramStart"/>
      <w:r w:rsidRPr="002B0D5A">
        <w:t xml:space="preserve">2.4 </w:t>
      </w:r>
      <w:r w:rsidRPr="00320078">
        <w:rPr>
          <w:i/>
        </w:rPr>
        <w:t>Software</w:t>
      </w:r>
      <w:proofErr w:type="gramEnd"/>
      <w:r w:rsidRPr="002B0D5A">
        <w:t xml:space="preserve"> </w:t>
      </w:r>
      <w:proofErr w:type="spellStart"/>
      <w:r w:rsidRPr="002B0D5A">
        <w:t>Stellarium</w:t>
      </w:r>
      <w:bookmarkEnd w:id="80"/>
      <w:proofErr w:type="spellEnd"/>
    </w:p>
    <w:p w:rsidR="00B96DF4" w:rsidRDefault="00B96DF4" w:rsidP="00B96DF4">
      <w:pPr>
        <w:ind w:firstLine="708"/>
        <w:rPr>
          <w:szCs w:val="24"/>
        </w:rPr>
      </w:pPr>
      <w:r>
        <w:rPr>
          <w:szCs w:val="24"/>
        </w:rPr>
        <w:t xml:space="preserve">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 é um </w:t>
      </w:r>
      <w:r w:rsidRPr="00504A3B">
        <w:rPr>
          <w:i/>
          <w:szCs w:val="24"/>
        </w:rPr>
        <w:t>software</w:t>
      </w:r>
      <w:r>
        <w:rPr>
          <w:szCs w:val="24"/>
        </w:rPr>
        <w:t xml:space="preserve"> de código aberto</w:t>
      </w:r>
      <w:r w:rsidR="006706EF">
        <w:rPr>
          <w:szCs w:val="24"/>
        </w:rPr>
        <w:t>, gratuito,</w:t>
      </w:r>
      <w:r>
        <w:rPr>
          <w:szCs w:val="24"/>
        </w:rPr>
        <w:t xml:space="preserve"> que permite as pessoas </w:t>
      </w:r>
      <w:r w:rsidR="006706EF">
        <w:rPr>
          <w:szCs w:val="24"/>
        </w:rPr>
        <w:t>visualizar</w:t>
      </w:r>
      <w:r>
        <w:rPr>
          <w:szCs w:val="24"/>
        </w:rPr>
        <w:t xml:space="preserve"> um céu realista em três dimensões simulando a observação a olho nu, com binóculos ou pequeno telescópio</w:t>
      </w:r>
      <w:r w:rsidR="00A40162">
        <w:rPr>
          <w:szCs w:val="24"/>
        </w:rPr>
        <w:t xml:space="preserve"> [9]</w:t>
      </w:r>
      <w:r>
        <w:rPr>
          <w:szCs w:val="24"/>
        </w:rPr>
        <w:t xml:space="preserve">. Essa ferramenta possibilita uma ampla visualização do sistema solar calculando as posições dos objetos tais como o sol, lua, estrelas e planetas desenhando o céu de acordo com o ponto de referência e o tempo atual do observador. Um bom exemplo seria imaginar uma pessoa localizada na cidade de São Paulo, Brasil, e outra em Nova York, Estados Unidos, se ambos observarem o céu no mesmo horário irão visualizar diferentes configurações celestes e também conseguiriam observar o céu se modificar ao longo do tempo. </w:t>
      </w:r>
      <w:r w:rsidR="00504A3B">
        <w:rPr>
          <w:szCs w:val="24"/>
        </w:rPr>
        <w:t xml:space="preserve">O </w:t>
      </w:r>
      <w:proofErr w:type="spellStart"/>
      <w:r w:rsidR="00504A3B">
        <w:rPr>
          <w:szCs w:val="24"/>
        </w:rPr>
        <w:t>Stellarium</w:t>
      </w:r>
      <w:proofErr w:type="spellEnd"/>
      <w:r w:rsidR="00504A3B">
        <w:rPr>
          <w:szCs w:val="24"/>
        </w:rPr>
        <w:t xml:space="preserve"> t</w:t>
      </w:r>
      <w:r>
        <w:rPr>
          <w:szCs w:val="24"/>
        </w:rPr>
        <w:t>a</w:t>
      </w:r>
      <w:r w:rsidR="00B47BB2">
        <w:rPr>
          <w:szCs w:val="24"/>
        </w:rPr>
        <w:t>m</w:t>
      </w:r>
      <w:r>
        <w:rPr>
          <w:szCs w:val="24"/>
        </w:rPr>
        <w:t xml:space="preserve">bém é capaz de desenhar as constelações e simular fenômenos </w:t>
      </w:r>
      <w:r w:rsidR="00B47BB2">
        <w:rPr>
          <w:szCs w:val="24"/>
        </w:rPr>
        <w:t>astronômicos</w:t>
      </w:r>
      <w:r>
        <w:rPr>
          <w:szCs w:val="24"/>
        </w:rPr>
        <w:t xml:space="preserve"> como chuvas de meteoros, eclipse solar e lunar. </w:t>
      </w:r>
    </w:p>
    <w:p w:rsidR="00B96DF4" w:rsidRDefault="00B96DF4" w:rsidP="00B96DF4">
      <w:pPr>
        <w:ind w:firstLine="708"/>
        <w:rPr>
          <w:szCs w:val="24"/>
        </w:rPr>
      </w:pPr>
      <w:r>
        <w:rPr>
          <w:szCs w:val="24"/>
        </w:rPr>
        <w:t xml:space="preserve">O </w:t>
      </w:r>
      <w:r w:rsidRPr="00504A3B">
        <w:rPr>
          <w:i/>
          <w:szCs w:val="24"/>
        </w:rPr>
        <w:t>software</w:t>
      </w:r>
      <w:r w:rsidR="00320078">
        <w:rPr>
          <w:szCs w:val="24"/>
        </w:rPr>
        <w:t xml:space="preserve"> cont</w:t>
      </w:r>
      <w:r w:rsidR="00934434">
        <w:rPr>
          <w:szCs w:val="24"/>
        </w:rPr>
        <w:t>é</w:t>
      </w:r>
      <w:r>
        <w:rPr>
          <w:szCs w:val="24"/>
        </w:rPr>
        <w:t xml:space="preserve">m diversas funcionalidades que facilitam a observação e a navegação do usuário pelo sistema celeste. Algumas das características do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 são as possibilidades de visualizar nascer e pôr do sol com uma atmosfera realista</w:t>
      </w:r>
      <w:proofErr w:type="gramStart"/>
      <w:r>
        <w:rPr>
          <w:szCs w:val="24"/>
        </w:rPr>
        <w:t>, via</w:t>
      </w:r>
      <w:proofErr w:type="gramEnd"/>
      <w:r>
        <w:rPr>
          <w:szCs w:val="24"/>
        </w:rPr>
        <w:t xml:space="preserve"> Láctea fiel ao real, catálogo extra com mais de 210 milhões de estrelas, zoom poderoso com alta qualidade, criação de imagens </w:t>
      </w:r>
      <w:proofErr w:type="spellStart"/>
      <w:r>
        <w:rPr>
          <w:szCs w:val="24"/>
        </w:rPr>
        <w:t>renderizadas</w:t>
      </w:r>
      <w:proofErr w:type="spellEnd"/>
      <w:r>
        <w:rPr>
          <w:szCs w:val="24"/>
        </w:rPr>
        <w:t xml:space="preserve"> do céu com qualidade fotográfica em três dimensões, grades equatorial e azimutal, visualização dos planetas e seus satélites naturais, ilustração dos asteroides e das constelações, linha do equador, linha meridional, limites das constelações, simulação de eclipses lunar e solar, orbitas dos planetas, pontos cardeais </w:t>
      </w:r>
      <w:r w:rsidR="00504A3B">
        <w:rPr>
          <w:szCs w:val="24"/>
        </w:rPr>
        <w:t xml:space="preserve">e controle do tempo. Na </w:t>
      </w:r>
      <w:r w:rsidR="00504A3B" w:rsidRPr="00504A3B">
        <w:rPr>
          <w:i/>
          <w:szCs w:val="24"/>
        </w:rPr>
        <w:t>Figura 5</w:t>
      </w:r>
      <w:r>
        <w:rPr>
          <w:szCs w:val="24"/>
        </w:rPr>
        <w:t xml:space="preserve"> é possível observar algumas dessas funcionalidades apresentadas acima. </w:t>
      </w:r>
    </w:p>
    <w:p w:rsidR="00B96DF4" w:rsidRPr="00B03D22" w:rsidRDefault="005A5471" w:rsidP="00B96DF4">
      <w:pPr>
        <w:keepNext/>
        <w:ind w:left="-142" w:firstLine="142"/>
        <w:rPr>
          <w:u w:val="single"/>
        </w:rPr>
      </w:pPr>
      <w:r>
        <w:rPr>
          <w:noProof/>
          <w:szCs w:val="24"/>
        </w:rPr>
        <w:lastRenderedPageBreak/>
        <w:drawing>
          <wp:inline distT="0" distB="0" distL="0" distR="0" wp14:anchorId="02F5A025" wp14:editId="240D6896">
            <wp:extent cx="5050155" cy="3030220"/>
            <wp:effectExtent l="0" t="0" r="0" b="0"/>
            <wp:docPr id="5" name="Imagem 1" descr="Descrição: C:\Users\Lucas\Desktop\TCC-I\Imagens_TCCI\Imag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escrição: C:\Users\Lucas\Desktop\TCC-I\Imagens_TCCI\Imagem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F4" w:rsidRPr="00504A3B" w:rsidRDefault="00B96DF4" w:rsidP="00C92FB5">
      <w:pPr>
        <w:pStyle w:val="Legenda"/>
        <w:ind w:right="-1" w:firstLine="0"/>
        <w:jc w:val="center"/>
        <w:rPr>
          <w:color w:val="auto"/>
          <w:sz w:val="20"/>
          <w:szCs w:val="20"/>
        </w:rPr>
      </w:pPr>
      <w:r w:rsidRPr="00504A3B">
        <w:rPr>
          <w:color w:val="auto"/>
          <w:sz w:val="20"/>
          <w:szCs w:val="20"/>
        </w:rPr>
        <w:t xml:space="preserve">Figura </w:t>
      </w:r>
      <w:r w:rsidR="00504A3B" w:rsidRPr="00504A3B">
        <w:rPr>
          <w:color w:val="auto"/>
          <w:sz w:val="20"/>
          <w:szCs w:val="20"/>
        </w:rPr>
        <w:t xml:space="preserve">5 - </w:t>
      </w:r>
      <w:r w:rsidRPr="00504A3B">
        <w:rPr>
          <w:color w:val="auto"/>
          <w:sz w:val="20"/>
          <w:szCs w:val="20"/>
        </w:rPr>
        <w:t xml:space="preserve">Visão geral da interface do </w:t>
      </w:r>
      <w:proofErr w:type="spellStart"/>
      <w:r w:rsidRPr="00504A3B">
        <w:rPr>
          <w:color w:val="auto"/>
          <w:sz w:val="20"/>
          <w:szCs w:val="20"/>
        </w:rPr>
        <w:t>Stellarium</w:t>
      </w:r>
      <w:proofErr w:type="spellEnd"/>
      <w:r w:rsidRPr="00504A3B">
        <w:rPr>
          <w:color w:val="auto"/>
          <w:sz w:val="20"/>
          <w:szCs w:val="20"/>
        </w:rPr>
        <w:t xml:space="preserve"> </w:t>
      </w:r>
      <w:r w:rsidR="00C92FB5">
        <w:rPr>
          <w:rStyle w:val="Refdenotaderodap"/>
          <w:color w:val="auto"/>
          <w:sz w:val="20"/>
          <w:szCs w:val="20"/>
        </w:rPr>
        <w:footnoteReference w:id="1"/>
      </w:r>
    </w:p>
    <w:p w:rsidR="00B96DF4" w:rsidRDefault="00B96DF4" w:rsidP="00504A3B">
      <w:pPr>
        <w:ind w:firstLine="708"/>
        <w:rPr>
          <w:szCs w:val="24"/>
        </w:rPr>
      </w:pPr>
      <w:r>
        <w:rPr>
          <w:szCs w:val="24"/>
        </w:rPr>
        <w:t>Quando o usuário seleciona algum objeto no céu</w:t>
      </w:r>
      <w:r w:rsidR="00F54ED4">
        <w:rPr>
          <w:szCs w:val="24"/>
        </w:rPr>
        <w:t>,</w:t>
      </w:r>
      <w:r>
        <w:rPr>
          <w:szCs w:val="24"/>
        </w:rPr>
        <w:t xml:space="preserve"> 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, por ser um </w:t>
      </w:r>
      <w:r w:rsidRPr="00C92FB5">
        <w:rPr>
          <w:i/>
          <w:szCs w:val="24"/>
        </w:rPr>
        <w:t>software</w:t>
      </w:r>
      <w:r>
        <w:rPr>
          <w:szCs w:val="24"/>
        </w:rPr>
        <w:t xml:space="preserve"> </w:t>
      </w:r>
      <w:r w:rsidR="00F54ED4">
        <w:rPr>
          <w:szCs w:val="24"/>
        </w:rPr>
        <w:t xml:space="preserve">que </w:t>
      </w:r>
      <w:proofErr w:type="gramStart"/>
      <w:r w:rsidR="00F54ED4">
        <w:rPr>
          <w:szCs w:val="24"/>
        </w:rPr>
        <w:t>utiliza</w:t>
      </w:r>
      <w:r>
        <w:rPr>
          <w:szCs w:val="24"/>
        </w:rPr>
        <w:t xml:space="preserve"> coordenadas geográficas dos astros</w:t>
      </w:r>
      <w:proofErr w:type="gramEnd"/>
      <w:r>
        <w:rPr>
          <w:szCs w:val="24"/>
        </w:rPr>
        <w:t xml:space="preserve">, é capaz de mostrar qual a localização exata daquele objeto em relação ao seu ponto de observação considerando sua </w:t>
      </w:r>
      <w:r w:rsidR="00934434">
        <w:rPr>
          <w:szCs w:val="24"/>
        </w:rPr>
        <w:t xml:space="preserve">longitude, </w:t>
      </w:r>
      <w:r>
        <w:rPr>
          <w:szCs w:val="24"/>
        </w:rPr>
        <w:t>latitude e altitude. Alguns dados referentes ao objeto selecionado são exibidos como</w:t>
      </w:r>
      <w:r w:rsidR="00516E31">
        <w:rPr>
          <w:szCs w:val="24"/>
        </w:rPr>
        <w:t>:</w:t>
      </w:r>
      <w:r>
        <w:rPr>
          <w:szCs w:val="24"/>
        </w:rPr>
        <w:t xml:space="preserve"> tipo do objeto </w:t>
      </w:r>
      <w:r w:rsidR="00516E31">
        <w:rPr>
          <w:szCs w:val="24"/>
        </w:rPr>
        <w:t>(</w:t>
      </w:r>
      <w:r>
        <w:rPr>
          <w:szCs w:val="24"/>
        </w:rPr>
        <w:t>estrelas, planetas ou satélites</w:t>
      </w:r>
      <w:r w:rsidR="00516E31">
        <w:rPr>
          <w:szCs w:val="24"/>
        </w:rPr>
        <w:t>)</w:t>
      </w:r>
      <w:r>
        <w:rPr>
          <w:szCs w:val="24"/>
        </w:rPr>
        <w:t xml:space="preserve">, magnitude, magnitude absoluta, ascensão reta e declinação, longitude e latitude galáctica, ângulo horário e declinação geométrica e aparente, azimute e altura geométrica e aparente, eclíptica topocêntrica, obliquidade, diâmetro aparente, período sideral em anos Julianos, dia sideral, dia solar médio, ângulo de fase, elongação, tipo espectral, distância em quilômetros ou anos luz, paralaxe, fase </w:t>
      </w:r>
      <w:r w:rsidR="00C92FB5">
        <w:rPr>
          <w:szCs w:val="24"/>
        </w:rPr>
        <w:t xml:space="preserve">e porcentagem de iluminação. A </w:t>
      </w:r>
      <w:r w:rsidR="00C92FB5" w:rsidRPr="00C92FB5">
        <w:rPr>
          <w:i/>
          <w:szCs w:val="24"/>
        </w:rPr>
        <w:t>Figura 6</w:t>
      </w:r>
      <w:r>
        <w:rPr>
          <w:szCs w:val="24"/>
        </w:rPr>
        <w:t xml:space="preserve"> exibe essas informações após ser selecionado o satélite natural Lua como objeto de estudo.</w:t>
      </w:r>
    </w:p>
    <w:p w:rsidR="00B96DF4" w:rsidRDefault="005A5471" w:rsidP="00C92FB5">
      <w:pPr>
        <w:keepNext/>
        <w:ind w:left="708" w:firstLine="0"/>
      </w:pPr>
      <w:r>
        <w:rPr>
          <w:noProof/>
          <w:szCs w:val="24"/>
        </w:rPr>
        <w:lastRenderedPageBreak/>
        <w:drawing>
          <wp:inline distT="0" distB="0" distL="0" distR="0" wp14:anchorId="3171FE5D" wp14:editId="7D380548">
            <wp:extent cx="4838065" cy="2637155"/>
            <wp:effectExtent l="0" t="0" r="635" b="0"/>
            <wp:docPr id="6" name="Imagem 2" descr="Descrição: C:\Users\Lucas\Desktop\TCC-I\Imagens_TCCI\imag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Descrição: C:\Users\Lucas\Desktop\TCC-I\Imagens_TCCI\imagem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DF4" w:rsidRPr="00C92FB5" w:rsidRDefault="00B96DF4" w:rsidP="00C92FB5">
      <w:pPr>
        <w:pStyle w:val="Legenda"/>
        <w:ind w:firstLine="0"/>
        <w:jc w:val="center"/>
        <w:rPr>
          <w:color w:val="auto"/>
          <w:sz w:val="20"/>
          <w:szCs w:val="20"/>
        </w:rPr>
      </w:pPr>
      <w:r w:rsidRPr="00C92FB5">
        <w:rPr>
          <w:color w:val="auto"/>
          <w:sz w:val="20"/>
          <w:szCs w:val="20"/>
        </w:rPr>
        <w:t xml:space="preserve">Figura </w:t>
      </w:r>
      <w:r w:rsidR="00C92FB5" w:rsidRPr="00C92FB5">
        <w:rPr>
          <w:color w:val="auto"/>
          <w:sz w:val="20"/>
          <w:szCs w:val="20"/>
        </w:rPr>
        <w:t>6</w:t>
      </w:r>
      <w:r w:rsidR="00C92FB5">
        <w:rPr>
          <w:color w:val="auto"/>
          <w:sz w:val="20"/>
          <w:szCs w:val="20"/>
        </w:rPr>
        <w:t xml:space="preserve"> - </w:t>
      </w:r>
      <w:r w:rsidRPr="00C92FB5">
        <w:rPr>
          <w:color w:val="auto"/>
          <w:sz w:val="20"/>
          <w:szCs w:val="20"/>
        </w:rPr>
        <w:t xml:space="preserve">Interface do </w:t>
      </w:r>
      <w:proofErr w:type="spellStart"/>
      <w:r w:rsidRPr="00C92FB5">
        <w:rPr>
          <w:color w:val="auto"/>
          <w:sz w:val="20"/>
          <w:szCs w:val="20"/>
        </w:rPr>
        <w:t>Stellarium</w:t>
      </w:r>
      <w:proofErr w:type="spellEnd"/>
      <w:r w:rsidRPr="00C92FB5">
        <w:rPr>
          <w:color w:val="auto"/>
          <w:sz w:val="20"/>
          <w:szCs w:val="20"/>
        </w:rPr>
        <w:t xml:space="preserve"> que permite visualizar várias informações sobre o objeto selecionado.</w:t>
      </w:r>
    </w:p>
    <w:p w:rsidR="00B96DF4" w:rsidRDefault="00B96DF4" w:rsidP="00C92FB5">
      <w:pPr>
        <w:ind w:firstLine="708"/>
        <w:rPr>
          <w:szCs w:val="24"/>
        </w:rPr>
      </w:pPr>
      <w:r>
        <w:rPr>
          <w:szCs w:val="24"/>
        </w:rPr>
        <w:t xml:space="preserve">Por ser um </w:t>
      </w:r>
      <w:r w:rsidRPr="00C92FB5">
        <w:rPr>
          <w:i/>
          <w:szCs w:val="24"/>
        </w:rPr>
        <w:t>software</w:t>
      </w:r>
      <w:r w:rsidR="00C92FB5">
        <w:rPr>
          <w:szCs w:val="24"/>
        </w:rPr>
        <w:t xml:space="preserve"> de</w:t>
      </w:r>
      <w:r>
        <w:rPr>
          <w:szCs w:val="24"/>
        </w:rPr>
        <w:t xml:space="preserve"> gênero educacional 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>, além de todas as funcionalidades apresentadas acima, permite inserções de novos objet</w:t>
      </w:r>
      <w:r w:rsidR="00C92FB5">
        <w:rPr>
          <w:szCs w:val="24"/>
        </w:rPr>
        <w:t>os a partir dos recursos online;</w:t>
      </w:r>
      <w:r>
        <w:rPr>
          <w:szCs w:val="24"/>
        </w:rPr>
        <w:t xml:space="preserve"> adicionar objetos, imagens, </w:t>
      </w:r>
      <w:r w:rsidRPr="00C92FB5">
        <w:rPr>
          <w:i/>
          <w:szCs w:val="24"/>
        </w:rPr>
        <w:t>scripts</w:t>
      </w:r>
      <w:r>
        <w:rPr>
          <w:szCs w:val="24"/>
        </w:rPr>
        <w:t xml:space="preserve"> e também permite que as informações geométricas possam ser manipuladas e utilizadas para fins diversos. Baseado nessas inúmeras características, entre todos os </w:t>
      </w:r>
      <w:r w:rsidRPr="00C92FB5">
        <w:rPr>
          <w:i/>
          <w:szCs w:val="24"/>
        </w:rPr>
        <w:t>softwares</w:t>
      </w:r>
      <w:r>
        <w:rPr>
          <w:szCs w:val="24"/>
        </w:rPr>
        <w:t xml:space="preserve"> livre</w:t>
      </w:r>
      <w:r w:rsidR="00C92FB5">
        <w:rPr>
          <w:szCs w:val="24"/>
        </w:rPr>
        <w:t>s</w:t>
      </w:r>
      <w:r>
        <w:rPr>
          <w:szCs w:val="24"/>
        </w:rPr>
        <w:t xml:space="preserve"> de astronomia 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 foi escolhido para compor o trabalho de manipulação do telescópio.</w:t>
      </w:r>
    </w:p>
    <w:p w:rsidR="00B96DF4" w:rsidRDefault="00B96DF4" w:rsidP="00B74CC8">
      <w:pPr>
        <w:ind w:firstLine="708"/>
        <w:rPr>
          <w:szCs w:val="24"/>
        </w:rPr>
      </w:pPr>
      <w:r>
        <w:rPr>
          <w:szCs w:val="24"/>
        </w:rPr>
        <w:t xml:space="preserve">O desenvolvimento do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 foi feito pela equipe liderada pelo programador francês </w:t>
      </w:r>
      <w:proofErr w:type="spellStart"/>
      <w:r>
        <w:rPr>
          <w:szCs w:val="24"/>
        </w:rPr>
        <w:t>Fabien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Chéreau</w:t>
      </w:r>
      <w:proofErr w:type="spellEnd"/>
      <w:r>
        <w:rPr>
          <w:szCs w:val="24"/>
        </w:rPr>
        <w:t xml:space="preserve"> e os responsáveis pelos aspectos gráficos Robert </w:t>
      </w:r>
      <w:proofErr w:type="spellStart"/>
      <w:r>
        <w:rPr>
          <w:szCs w:val="24"/>
        </w:rPr>
        <w:t>Spearmam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Johannes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Gajdosik</w:t>
      </w:r>
      <w:proofErr w:type="spellEnd"/>
      <w:r>
        <w:rPr>
          <w:szCs w:val="24"/>
        </w:rPr>
        <w:t xml:space="preserve"> e Johan </w:t>
      </w:r>
      <w:proofErr w:type="spellStart"/>
      <w:r>
        <w:rPr>
          <w:szCs w:val="24"/>
        </w:rPr>
        <w:t>Meuris</w:t>
      </w:r>
      <w:proofErr w:type="spellEnd"/>
      <w:r w:rsidR="00A40162">
        <w:rPr>
          <w:szCs w:val="24"/>
        </w:rPr>
        <w:t xml:space="preserve"> [10]</w:t>
      </w:r>
      <w:r>
        <w:rPr>
          <w:szCs w:val="24"/>
        </w:rPr>
        <w:t xml:space="preserve">. Foi criado para suportar várias plataformas como Windows XP/ Vista/ 7 / 8, GNU/Linux, Mac OS, </w:t>
      </w:r>
      <w:proofErr w:type="spellStart"/>
      <w:r>
        <w:rPr>
          <w:szCs w:val="24"/>
        </w:rPr>
        <w:t>BSDs</w:t>
      </w:r>
      <w:proofErr w:type="spellEnd"/>
      <w:r>
        <w:rPr>
          <w:szCs w:val="24"/>
        </w:rPr>
        <w:t xml:space="preserve"> </w:t>
      </w:r>
      <w:r>
        <w:rPr>
          <w:szCs w:val="24"/>
        </w:rPr>
        <w:tab/>
        <w:t xml:space="preserve">e também foi disponibilizado para </w:t>
      </w:r>
      <w:proofErr w:type="spellStart"/>
      <w:r>
        <w:rPr>
          <w:szCs w:val="24"/>
        </w:rPr>
        <w:t>Android</w:t>
      </w:r>
      <w:proofErr w:type="spellEnd"/>
      <w:r>
        <w:rPr>
          <w:szCs w:val="24"/>
        </w:rPr>
        <w:t xml:space="preserve">. O </w:t>
      </w:r>
      <w:r w:rsidRPr="00C92FB5">
        <w:rPr>
          <w:i/>
          <w:szCs w:val="24"/>
        </w:rPr>
        <w:t>software</w:t>
      </w:r>
      <w:r>
        <w:rPr>
          <w:szCs w:val="24"/>
        </w:rPr>
        <w:t xml:space="preserve"> está disponível para o usuário no site oficial do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 com todas as informações e manuais necessárias para manipulação da ferramenta.</w:t>
      </w:r>
    </w:p>
    <w:p w:rsidR="00DB26A5" w:rsidRPr="00B96DF4" w:rsidRDefault="00DB26A5" w:rsidP="00B74CC8">
      <w:pPr>
        <w:ind w:firstLine="708"/>
      </w:pPr>
      <w:commentRangeStart w:id="81"/>
    </w:p>
    <w:p w:rsidR="00C35F84" w:rsidRDefault="007105E8" w:rsidP="002B0D5A">
      <w:pPr>
        <w:pStyle w:val="Ttulo2"/>
      </w:pPr>
      <w:bookmarkStart w:id="82" w:name="_Toc403074710"/>
      <w:r w:rsidRPr="007F285D">
        <w:t xml:space="preserve">2.5 </w:t>
      </w:r>
      <w:r w:rsidR="007F285D" w:rsidRPr="007F285D">
        <w:t xml:space="preserve">Tipos de </w:t>
      </w:r>
      <w:r w:rsidRPr="007F285D">
        <w:t>Telescópio</w:t>
      </w:r>
      <w:r w:rsidR="007F285D" w:rsidRPr="007F285D">
        <w:t>s</w:t>
      </w:r>
      <w:bookmarkEnd w:id="82"/>
    </w:p>
    <w:p w:rsidR="000D31A8" w:rsidRDefault="007F285D" w:rsidP="00CA33A9">
      <w:r>
        <w:t xml:space="preserve">Em astronomia existem vários tipos de telescópios </w:t>
      </w:r>
      <w:r w:rsidR="00F54ED4">
        <w:t>e</w:t>
      </w:r>
      <w:r>
        <w:t xml:space="preserve"> cada um possui suas características positivas</w:t>
      </w:r>
      <w:r w:rsidR="00F54ED4">
        <w:t xml:space="preserve"> </w:t>
      </w:r>
      <w:r w:rsidR="00C92FB5">
        <w:t xml:space="preserve">e </w:t>
      </w:r>
      <w:r>
        <w:t>negativas. Para facilitar o entendimento sobre telescópios</w:t>
      </w:r>
      <w:r w:rsidR="00C92FB5">
        <w:t>,</w:t>
      </w:r>
      <w:r>
        <w:t xml:space="preserve"> estes foram classificados em três grupos denominados Telescópios Refratores, Telesc</w:t>
      </w:r>
      <w:r w:rsidR="00461A03">
        <w:t>óp</w:t>
      </w:r>
      <w:r>
        <w:t>i</w:t>
      </w:r>
      <w:r w:rsidR="00461A03">
        <w:t>o</w:t>
      </w:r>
      <w:r>
        <w:t xml:space="preserve">s </w:t>
      </w:r>
      <w:r w:rsidR="00461A03">
        <w:t>Refle</w:t>
      </w:r>
      <w:r>
        <w:t>tores e Telesc</w:t>
      </w:r>
      <w:r w:rsidR="00461A03">
        <w:t>ópios Catad</w:t>
      </w:r>
      <w:r>
        <w:t>ióptricos</w:t>
      </w:r>
      <w:r w:rsidR="00261A11">
        <w:t xml:space="preserve"> [11]</w:t>
      </w:r>
      <w:r>
        <w:t xml:space="preserve">. </w:t>
      </w:r>
      <w:r w:rsidR="00461A03">
        <w:t xml:space="preserve">Nos itens 2.5.1, 2.5.2 e 2.5.3 a seguir serão </w:t>
      </w:r>
      <w:r w:rsidR="00461A03">
        <w:lastRenderedPageBreak/>
        <w:t xml:space="preserve">apresentados </w:t>
      </w:r>
      <w:r w:rsidR="00C33965">
        <w:t>às</w:t>
      </w:r>
      <w:r w:rsidR="00461A03">
        <w:t xml:space="preserve"> características, respectivamente, de cada grupo ressaltando </w:t>
      </w:r>
      <w:r w:rsidR="00C92FB5">
        <w:t xml:space="preserve">os </w:t>
      </w:r>
      <w:r w:rsidR="00461A03">
        <w:t>pontos positivos e negativos.</w:t>
      </w:r>
    </w:p>
    <w:p w:rsidR="00DB26A5" w:rsidRDefault="00DB26A5" w:rsidP="00CA33A9"/>
    <w:p w:rsidR="009C1939" w:rsidRDefault="009C1939" w:rsidP="009C1939">
      <w:pPr>
        <w:pStyle w:val="Ttulo3"/>
      </w:pPr>
      <w:bookmarkStart w:id="83" w:name="_Toc403074711"/>
      <w:r w:rsidRPr="007F285D">
        <w:t>2.5</w:t>
      </w:r>
      <w:r>
        <w:t>.1</w:t>
      </w:r>
      <w:r w:rsidRPr="007F285D">
        <w:t xml:space="preserve"> T</w:t>
      </w:r>
      <w:r>
        <w:t>elescópios Refratores</w:t>
      </w:r>
      <w:bookmarkEnd w:id="83"/>
    </w:p>
    <w:p w:rsidR="002C6909" w:rsidRDefault="00C33965" w:rsidP="007F285D">
      <w:r>
        <w:t>Os Telescópios Refratores de boa qualidade permitem ótimas visualizações, principalmente, dos objetos localizados no sistema solar como Lua e planetas próximos</w:t>
      </w:r>
      <w:r w:rsidR="00261A11">
        <w:t xml:space="preserve"> [11]</w:t>
      </w:r>
      <w:r>
        <w:t>. Caso a lente objetiva seja maior</w:t>
      </w:r>
      <w:r w:rsidR="002C6909">
        <w:t>,</w:t>
      </w:r>
      <w:r>
        <w:t xml:space="preserve"> as qualidades das imagens aumentam significativamente, </w:t>
      </w:r>
      <w:r w:rsidR="002C6909">
        <w:t>no entanto</w:t>
      </w:r>
      <w:r w:rsidR="00B74CC8">
        <w:t xml:space="preserve"> </w:t>
      </w:r>
      <w:r w:rsidR="002C6909">
        <w:t>o valor</w:t>
      </w:r>
      <w:proofErr w:type="gramStart"/>
      <w:r w:rsidR="002C6909">
        <w:t xml:space="preserve"> </w:t>
      </w:r>
      <w:r>
        <w:t xml:space="preserve"> </w:t>
      </w:r>
      <w:proofErr w:type="gramEnd"/>
      <w:r>
        <w:t xml:space="preserve">do telescópio </w:t>
      </w:r>
      <w:r w:rsidR="00D205F5">
        <w:t>tende a</w:t>
      </w:r>
      <w:r>
        <w:t xml:space="preserve"> cresce</w:t>
      </w:r>
      <w:r w:rsidR="00D205F5">
        <w:t>r</w:t>
      </w:r>
      <w:r>
        <w:t xml:space="preserve"> </w:t>
      </w:r>
      <w:r w:rsidR="00D205F5">
        <w:t>exponencialmente</w:t>
      </w:r>
      <w:r>
        <w:t xml:space="preserve">. </w:t>
      </w:r>
      <w:r w:rsidR="00D205F5">
        <w:t xml:space="preserve">Os custos </w:t>
      </w:r>
      <w:r>
        <w:t>do</w:t>
      </w:r>
      <w:r w:rsidR="00D205F5">
        <w:t>s</w:t>
      </w:r>
      <w:r>
        <w:t xml:space="preserve"> refratores são relativamente acess</w:t>
      </w:r>
      <w:r w:rsidR="00D205F5">
        <w:t>íveis</w:t>
      </w:r>
      <w:r>
        <w:t xml:space="preserve">, levando em consideração que suas aberturas (ou objetivas) não </w:t>
      </w:r>
      <w:r w:rsidR="00D205F5">
        <w:t xml:space="preserve">ultrapassem 80 </w:t>
      </w:r>
      <w:proofErr w:type="spellStart"/>
      <w:r w:rsidR="00D205F5">
        <w:t>mm.</w:t>
      </w:r>
      <w:proofErr w:type="spellEnd"/>
      <w:r w:rsidR="00D205F5">
        <w:t xml:space="preserve"> </w:t>
      </w:r>
    </w:p>
    <w:p w:rsidR="00E81E6F" w:rsidRDefault="002C6909" w:rsidP="00CA33A9">
      <w:r>
        <w:t>A</w:t>
      </w:r>
      <w:r w:rsidR="00D205F5">
        <w:t xml:space="preserve"> desvantage</w:t>
      </w:r>
      <w:r>
        <w:t>m deste telescópio apontada por estudiosos</w:t>
      </w:r>
      <w:r w:rsidR="00D205F5">
        <w:t xml:space="preserve"> é a chamada </w:t>
      </w:r>
      <w:r>
        <w:t>“</w:t>
      </w:r>
      <w:r w:rsidR="00D205F5">
        <w:t>aberração cromática</w:t>
      </w:r>
      <w:r>
        <w:t>”</w:t>
      </w:r>
      <w:r w:rsidR="00C92FB5">
        <w:t xml:space="preserve"> </w:t>
      </w:r>
      <w:r w:rsidR="00261A11">
        <w:t>[11]</w:t>
      </w:r>
      <w:r w:rsidR="00D205F5">
        <w:t xml:space="preserve">, um efeito causado pelas diferenças de índices dos comprimentos de onda da luz. Esse efeito causa perdas na nitidez </w:t>
      </w:r>
      <w:r w:rsidR="00E81E6F">
        <w:t>o que levou a invenção de novos telescópios buscando minimizar esse problema, como exemplo</w:t>
      </w:r>
      <w:r w:rsidR="00D22296">
        <w:t>s</w:t>
      </w:r>
      <w:r w:rsidR="00E81E6F">
        <w:t xml:space="preserve"> os telescópios refratores acromáticos</w:t>
      </w:r>
      <w:r w:rsidR="00D22296">
        <w:t xml:space="preserve"> e os apocromáticos</w:t>
      </w:r>
      <w:r w:rsidR="00E81E6F">
        <w:t>.</w:t>
      </w:r>
      <w:r w:rsidR="00D22296">
        <w:t xml:space="preserve"> Ambos são relativamente melhores que os </w:t>
      </w:r>
      <w:r w:rsidR="00C92FB5">
        <w:t>refratores</w:t>
      </w:r>
      <w:r w:rsidR="00D22296">
        <w:t xml:space="preserve">, </w:t>
      </w:r>
      <w:r w:rsidR="000628DA">
        <w:t>reduzindo ao mínimo a aberração acromática</w:t>
      </w:r>
      <w:r w:rsidR="00AC5A4A">
        <w:t>,</w:t>
      </w:r>
      <w:r w:rsidR="000628DA">
        <w:t xml:space="preserve"> porém</w:t>
      </w:r>
      <w:r w:rsidR="00D22296">
        <w:t xml:space="preserve"> o aumento </w:t>
      </w:r>
      <w:r>
        <w:t>d</w:t>
      </w:r>
      <w:r w:rsidR="00D22296">
        <w:t xml:space="preserve">a qualidade </w:t>
      </w:r>
      <w:r>
        <w:t>traz um reflexo nos valores.</w:t>
      </w:r>
      <w:r w:rsidR="00E81E6F">
        <w:t xml:space="preserve"> </w:t>
      </w:r>
    </w:p>
    <w:p w:rsidR="00DB26A5" w:rsidRDefault="00DB26A5" w:rsidP="00CA33A9"/>
    <w:p w:rsidR="009C1939" w:rsidRDefault="009C1939" w:rsidP="009C1939">
      <w:pPr>
        <w:pStyle w:val="Ttulo3"/>
      </w:pPr>
      <w:bookmarkStart w:id="84" w:name="_Toc403074712"/>
      <w:r w:rsidRPr="007F285D">
        <w:t>2.5</w:t>
      </w:r>
      <w:r>
        <w:t>.2</w:t>
      </w:r>
      <w:r w:rsidRPr="007F285D">
        <w:t xml:space="preserve"> Telescópios</w:t>
      </w:r>
      <w:r>
        <w:t xml:space="preserve"> Refletores</w:t>
      </w:r>
      <w:bookmarkEnd w:id="84"/>
    </w:p>
    <w:p w:rsidR="009C1939" w:rsidRDefault="00AC5A4A" w:rsidP="007F285D">
      <w:r>
        <w:t>Os telescópios refletores são compostos por espelhos, diferentemente dos refratores que são constituídos por lentes,</w:t>
      </w:r>
      <w:r w:rsidR="002C6909">
        <w:t xml:space="preserve"> e estes</w:t>
      </w:r>
      <w:r>
        <w:t xml:space="preserve"> não apresenta</w:t>
      </w:r>
      <w:r w:rsidR="002C6909">
        <w:t>m</w:t>
      </w:r>
      <w:r>
        <w:t xml:space="preserve"> problemas de aberração cromática, sendo um dos aspectos mais importantes desse grupo de telescópios</w:t>
      </w:r>
      <w:r w:rsidR="00261A11">
        <w:t xml:space="preserve"> [11]</w:t>
      </w:r>
      <w:r>
        <w:t xml:space="preserve">. Outra vantagem </w:t>
      </w:r>
      <w:r w:rsidR="00167BAB">
        <w:t>do refle</w:t>
      </w:r>
      <w:r>
        <w:t xml:space="preserve">tor </w:t>
      </w:r>
      <w:r w:rsidR="002A27C8">
        <w:t xml:space="preserve">de Newton </w:t>
      </w:r>
      <w:r>
        <w:t xml:space="preserve">é </w:t>
      </w:r>
      <w:r w:rsidR="002A27C8">
        <w:t xml:space="preserve">por conseguir maior abertura até determinado custo sendo assim, mais econômico que os demais telescópios. Apesar de corrigir os problemas de aberração cromática, produzem outros tipos de </w:t>
      </w:r>
      <w:r w:rsidR="002C6909">
        <w:t>falhas</w:t>
      </w:r>
      <w:r w:rsidR="00C92FB5">
        <w:t xml:space="preserve"> </w:t>
      </w:r>
      <w:r w:rsidR="002A27C8">
        <w:t xml:space="preserve">que só são corrigidas com a utilização de outros telescópios de </w:t>
      </w:r>
      <w:r w:rsidR="002C6909">
        <w:t>valores ainda mais</w:t>
      </w:r>
      <w:r w:rsidR="002A27C8">
        <w:t xml:space="preserve"> elevados.  </w:t>
      </w:r>
    </w:p>
    <w:p w:rsidR="00DB26A5" w:rsidRDefault="00DB26A5" w:rsidP="007F285D"/>
    <w:p w:rsidR="009C1939" w:rsidRDefault="009C1939" w:rsidP="009C1939">
      <w:pPr>
        <w:pStyle w:val="Ttulo3"/>
      </w:pPr>
      <w:bookmarkStart w:id="85" w:name="_Toc403074713"/>
      <w:r w:rsidRPr="007F285D">
        <w:lastRenderedPageBreak/>
        <w:t>2.5</w:t>
      </w:r>
      <w:r>
        <w:t>.3</w:t>
      </w:r>
      <w:r w:rsidRPr="007F285D">
        <w:t xml:space="preserve"> Telescópios</w:t>
      </w:r>
      <w:r>
        <w:t xml:space="preserve"> Catadióptricos</w:t>
      </w:r>
      <w:bookmarkEnd w:id="85"/>
    </w:p>
    <w:p w:rsidR="00CE123E" w:rsidRDefault="00167BAB" w:rsidP="00B66B6A">
      <w:r>
        <w:t>Os telescópios catadióptricos são constituídos por lentes colocadas na extremidade do telescópio, por onde</w:t>
      </w:r>
      <w:r w:rsidR="002C6909">
        <w:t xml:space="preserve"> as luzes irão passar e refletirão</w:t>
      </w:r>
      <w:r w:rsidR="00C92FB5">
        <w:t xml:space="preserve"> </w:t>
      </w:r>
      <w:r>
        <w:t>no espelho primário que por sua vez reflet</w:t>
      </w:r>
      <w:r w:rsidR="002C6909">
        <w:t>irá</w:t>
      </w:r>
      <w:r w:rsidR="00C92FB5">
        <w:t xml:space="preserve"> </w:t>
      </w:r>
      <w:r w:rsidR="002C6909">
        <w:t>n</w:t>
      </w:r>
      <w:r w:rsidR="00C92FB5">
        <w:t xml:space="preserve">o espelho secundário </w:t>
      </w:r>
      <w:r w:rsidR="00261A11">
        <w:t>[11]</w:t>
      </w:r>
      <w:r w:rsidR="00C92FB5">
        <w:t>.</w:t>
      </w:r>
      <w:r>
        <w:t xml:space="preserve"> Pode-se dizer que esse grupo catadióptricos misturam os dois outros tipos refrator e refletor.</w:t>
      </w:r>
      <w:r w:rsidR="00CE123E">
        <w:t xml:space="preserve"> </w:t>
      </w:r>
    </w:p>
    <w:p w:rsidR="000D31A8" w:rsidRDefault="00CE123E" w:rsidP="00B66B6A">
      <w:r>
        <w:t>As vantagens ligadas a es</w:t>
      </w:r>
      <w:r w:rsidR="002C6909">
        <w:t>t</w:t>
      </w:r>
      <w:r>
        <w:t xml:space="preserve">e tipo </w:t>
      </w:r>
      <w:r w:rsidR="002C6909">
        <w:t>estão baseadas</w:t>
      </w:r>
      <w:r>
        <w:t xml:space="preserve"> não no desempenho visual, mas sim em sua portabilidade e facilidade de instalação</w:t>
      </w:r>
      <w:r w:rsidR="00261A11">
        <w:t xml:space="preserve"> [11]</w:t>
      </w:r>
      <w:r>
        <w:t>. Por sua vez, como ponto negativo os catadióptricos apresentam mecanismos de focalização muito delicado</w:t>
      </w:r>
      <w:r w:rsidR="002C6909">
        <w:t>s</w:t>
      </w:r>
      <w:r>
        <w:t xml:space="preserve"> e impreciso</w:t>
      </w:r>
      <w:r w:rsidR="002C6909">
        <w:t>s</w:t>
      </w:r>
      <w:r>
        <w:t xml:space="preserve"> sendo necessário, </w:t>
      </w:r>
      <w:r w:rsidR="002C6909">
        <w:t>muitas vezes</w:t>
      </w:r>
      <w:r>
        <w:t xml:space="preserve">, chamar um ótico especializado para realizar ajustes maiores. </w:t>
      </w:r>
      <w:r w:rsidR="000D31A8">
        <w:t>As duas versões mais populares desse grupo são os Schmidt-</w:t>
      </w:r>
      <w:proofErr w:type="spellStart"/>
      <w:r w:rsidR="000D31A8">
        <w:t>Cassegrain</w:t>
      </w:r>
      <w:proofErr w:type="spellEnd"/>
      <w:r w:rsidR="000D31A8">
        <w:t xml:space="preserve"> e o </w:t>
      </w:r>
      <w:proofErr w:type="spellStart"/>
      <w:r w:rsidR="000D31A8">
        <w:t>Maksutov-</w:t>
      </w:r>
      <w:proofErr w:type="gramStart"/>
      <w:r w:rsidR="000D31A8">
        <w:t>Cassegrain</w:t>
      </w:r>
      <w:proofErr w:type="spellEnd"/>
      <w:r w:rsidR="000D31A8">
        <w:t>.</w:t>
      </w:r>
      <w:commentRangeEnd w:id="81"/>
      <w:proofErr w:type="gramEnd"/>
      <w:r w:rsidR="00516E31">
        <w:rPr>
          <w:rStyle w:val="Refdecomentrio"/>
        </w:rPr>
        <w:commentReference w:id="81"/>
      </w:r>
    </w:p>
    <w:p w:rsidR="00DB26A5" w:rsidRDefault="00DB26A5" w:rsidP="00B66B6A"/>
    <w:p w:rsidR="003C65C2" w:rsidRDefault="003C65C2" w:rsidP="003C65C2">
      <w:pPr>
        <w:pStyle w:val="Ttulo2"/>
      </w:pPr>
      <w:bookmarkStart w:id="86" w:name="_Toc403074714"/>
      <w:proofErr w:type="gramStart"/>
      <w:r w:rsidRPr="009418B9">
        <w:t>2.6 Controlador</w:t>
      </w:r>
      <w:proofErr w:type="gramEnd"/>
      <w:r w:rsidRPr="009418B9">
        <w:t xml:space="preserve"> PID</w:t>
      </w:r>
      <w:bookmarkEnd w:id="86"/>
    </w:p>
    <w:p w:rsidR="002C6909" w:rsidRPr="00BA1670" w:rsidRDefault="002C6909" w:rsidP="002C6909">
      <w:r w:rsidRPr="00BA1670">
        <w:t xml:space="preserve">O controlador PID (proporcional-integral-derivativo) é um instrumento de </w:t>
      </w:r>
      <w:proofErr w:type="gramStart"/>
      <w:r w:rsidRPr="00C92FB5">
        <w:rPr>
          <w:i/>
        </w:rPr>
        <w:t>feedback</w:t>
      </w:r>
      <w:proofErr w:type="gramEnd"/>
      <w:r w:rsidRPr="00C92FB5">
        <w:rPr>
          <w:i/>
        </w:rPr>
        <w:t xml:space="preserve"> </w:t>
      </w:r>
      <w:r w:rsidRPr="00BA1670">
        <w:t xml:space="preserve">com </w:t>
      </w:r>
      <w:r w:rsidRPr="00C92FB5">
        <w:rPr>
          <w:i/>
        </w:rPr>
        <w:t xml:space="preserve">loop </w:t>
      </w:r>
      <w:r w:rsidRPr="00BA1670">
        <w:t>de controle, sendo utilizado por sistemas de controle industrial. Este controlador calcula o valor do erro tentando minimizá-lo por meio do ajuste do processo utilizando uma variável manipulada</w:t>
      </w:r>
      <w:r w:rsidR="00261A11">
        <w:t xml:space="preserve"> [12]</w:t>
      </w:r>
      <w:r w:rsidRPr="00BA1670">
        <w:t xml:space="preserve">. </w:t>
      </w:r>
    </w:p>
    <w:p w:rsidR="002C6909" w:rsidRPr="00BA1670" w:rsidRDefault="002C6909" w:rsidP="002C6909">
      <w:r w:rsidRPr="00BA1670">
        <w:t>Três parâmetros envolvem este algoritmo de controle, sendo eles: o proporcional, os valores integrais e derivados. Os valores colocados são interpretados em termos de tempo, dependendo do erro presente (valor P), sobre acumulação de erros no passo (valor I), e previsão de erros futuros (valor D), baseados na taxa atual de mudança</w:t>
      </w:r>
      <w:r w:rsidR="00261A11">
        <w:t xml:space="preserve"> [12]</w:t>
      </w:r>
      <w:r w:rsidRPr="00BA1670">
        <w:t>. A soma ponderada destas três ações é utilizada para o ajuste do processo através d</w:t>
      </w:r>
      <w:r>
        <w:t xml:space="preserve">o controle de um elemento como a energia enviada para um determinado motor, ou componente. </w:t>
      </w:r>
    </w:p>
    <w:p w:rsidR="002C6909" w:rsidRDefault="002C6909" w:rsidP="002C6909">
      <w:r>
        <w:t xml:space="preserve">Quando não há conhecimento do processo subjacente, o controlador PID tem sido historicamente considerado o melhor controlador. Na medida em que ajustamos os três parâmetros do algoritmo, o controlador pode proporcionar uma ação de controle para as necessidades especificas do processo. É importante ressaltar que o uso do algoritmo PID não garante um ótimo controle do sistema, ou até mesmo de sua estabilidade. </w:t>
      </w:r>
      <w:r w:rsidR="00C92FB5">
        <w:t xml:space="preserve">A </w:t>
      </w:r>
      <w:r w:rsidR="00C92FB5" w:rsidRPr="00C92FB5">
        <w:rPr>
          <w:i/>
        </w:rPr>
        <w:t>Figura 7</w:t>
      </w:r>
      <w:r w:rsidR="00CA33A9">
        <w:t xml:space="preserve"> </w:t>
      </w:r>
      <w:r w:rsidR="00CA33A9">
        <w:lastRenderedPageBreak/>
        <w:t>apresenta o diagrama de blocos PID no ciclo de realimentação com as fórmulas para cálculo dos termos proporcional (P), integral (I) e derivativo (D), respectivamente.</w:t>
      </w:r>
    </w:p>
    <w:p w:rsidR="00CA33A9" w:rsidRDefault="005A5471" w:rsidP="00952001">
      <w:pPr>
        <w:keepNext/>
      </w:pPr>
      <w:r>
        <w:rPr>
          <w:noProof/>
        </w:rPr>
        <w:drawing>
          <wp:inline distT="0" distB="0" distL="0" distR="0" wp14:anchorId="692F90A4" wp14:editId="60CCDC96">
            <wp:extent cx="5292899" cy="2530549"/>
            <wp:effectExtent l="0" t="0" r="3175" b="3175"/>
            <wp:docPr id="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62" cy="25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A9" w:rsidRPr="00C92FB5" w:rsidRDefault="00C92FB5" w:rsidP="00C92FB5">
      <w:pPr>
        <w:pStyle w:val="Legenda"/>
        <w:jc w:val="center"/>
        <w:rPr>
          <w:color w:val="auto"/>
          <w:sz w:val="20"/>
          <w:szCs w:val="20"/>
        </w:rPr>
      </w:pPr>
      <w:r w:rsidRPr="00C92FB5">
        <w:rPr>
          <w:color w:val="auto"/>
          <w:sz w:val="20"/>
          <w:szCs w:val="20"/>
        </w:rPr>
        <w:t xml:space="preserve">Figura 7 - </w:t>
      </w:r>
      <w:r w:rsidR="00CA33A9" w:rsidRPr="00C92FB5">
        <w:rPr>
          <w:color w:val="auto"/>
          <w:sz w:val="20"/>
          <w:szCs w:val="20"/>
        </w:rPr>
        <w:t>Ciclo de realimentação PID</w:t>
      </w:r>
    </w:p>
    <w:p w:rsidR="003C65C2" w:rsidRDefault="003C65C2" w:rsidP="00B66B6A"/>
    <w:p w:rsidR="001B4FB9" w:rsidRDefault="001B4FB9" w:rsidP="001B4FB9">
      <w:pPr>
        <w:pStyle w:val="Ttulo2"/>
      </w:pPr>
      <w:bookmarkStart w:id="87" w:name="_Toc403074715"/>
      <w:r w:rsidRPr="00EE6E2E">
        <w:rPr>
          <w:highlight w:val="yellow"/>
        </w:rPr>
        <w:t xml:space="preserve">2.7 </w:t>
      </w:r>
      <w:proofErr w:type="spellStart"/>
      <w:r w:rsidRPr="00EE6E2E">
        <w:rPr>
          <w:highlight w:val="yellow"/>
        </w:rPr>
        <w:t>Qt</w:t>
      </w:r>
      <w:proofErr w:type="spellEnd"/>
      <w:r w:rsidRPr="00EE6E2E">
        <w:rPr>
          <w:highlight w:val="yellow"/>
        </w:rPr>
        <w:t xml:space="preserve"> </w:t>
      </w:r>
      <w:proofErr w:type="spellStart"/>
      <w:r w:rsidRPr="00EE6E2E">
        <w:rPr>
          <w:highlight w:val="yellow"/>
        </w:rPr>
        <w:t>Creator</w:t>
      </w:r>
      <w:bookmarkEnd w:id="87"/>
      <w:proofErr w:type="spellEnd"/>
    </w:p>
    <w:p w:rsidR="001B4FB9" w:rsidRPr="00B66B6A" w:rsidRDefault="001B4FB9" w:rsidP="00B66B6A">
      <w:r w:rsidRPr="001B4FB9">
        <w:rPr>
          <w:highlight w:val="yellow"/>
        </w:rPr>
        <w:t xml:space="preserve">Falta </w:t>
      </w:r>
      <w:proofErr w:type="gramStart"/>
      <w:r w:rsidRPr="001B4FB9">
        <w:rPr>
          <w:highlight w:val="yellow"/>
        </w:rPr>
        <w:t>Fazer ...</w:t>
      </w:r>
      <w:proofErr w:type="gramEnd"/>
    </w:p>
    <w:p w:rsidR="00C35F84" w:rsidRDefault="003C65C2" w:rsidP="002B0D5A">
      <w:pPr>
        <w:pStyle w:val="Ttulo2"/>
      </w:pPr>
      <w:bookmarkStart w:id="88" w:name="_Toc403074716"/>
      <w:r>
        <w:t>2.</w:t>
      </w:r>
      <w:r w:rsidR="001B4FB9">
        <w:t>8</w:t>
      </w:r>
      <w:r w:rsidR="00C35F84" w:rsidRPr="002B0D5A">
        <w:t xml:space="preserve"> Linguag</w:t>
      </w:r>
      <w:r w:rsidR="00307952">
        <w:t>em C/C++</w:t>
      </w:r>
      <w:bookmarkEnd w:id="88"/>
    </w:p>
    <w:p w:rsidR="00024DBD" w:rsidRDefault="00024DBD" w:rsidP="00024DBD">
      <w:commentRangeStart w:id="89"/>
      <w:r>
        <w:t xml:space="preserve">A linguagem de programação </w:t>
      </w:r>
      <w:proofErr w:type="spellStart"/>
      <w:r>
        <w:t>multiparadigma</w:t>
      </w:r>
      <w:proofErr w:type="spellEnd"/>
      <w:r>
        <w:t xml:space="preserve"> C ++ é considerada de médio nível, </w:t>
      </w:r>
      <w:r w:rsidR="002C6909">
        <w:t>uma vez que</w:t>
      </w:r>
      <w:r w:rsidR="00307952">
        <w:t xml:space="preserve"> </w:t>
      </w:r>
      <w:r>
        <w:t>possu</w:t>
      </w:r>
      <w:r w:rsidR="002C6909">
        <w:t xml:space="preserve">í </w:t>
      </w:r>
      <w:r>
        <w:t>características de linguagens de baixo e alto nível</w:t>
      </w:r>
      <w:r w:rsidR="00C92FB5">
        <w:t xml:space="preserve"> [13]</w:t>
      </w:r>
      <w:r>
        <w:t xml:space="preserve">. </w:t>
      </w:r>
      <w:r w:rsidR="005547B3">
        <w:t>Essa linguagem de programação, desde 1990, é uma das mais populares comercialmente</w:t>
      </w:r>
      <w:r w:rsidR="00C92FB5">
        <w:t xml:space="preserve">. </w:t>
      </w:r>
      <w:proofErr w:type="gramStart"/>
      <w:r w:rsidR="00C92FB5">
        <w:t>A</w:t>
      </w:r>
      <w:r w:rsidR="005547B3">
        <w:t xml:space="preserve">lém </w:t>
      </w:r>
      <w:r w:rsidR="00C92FB5">
        <w:t>disso</w:t>
      </w:r>
      <w:proofErr w:type="gramEnd"/>
      <w:r w:rsidR="00C92FB5">
        <w:t xml:space="preserve"> </w:t>
      </w:r>
      <w:r w:rsidR="005547B3">
        <w:t>grande utilização nas academias em virtude do seu alto desempenho.</w:t>
      </w:r>
    </w:p>
    <w:p w:rsidR="006706EF" w:rsidRPr="00024DBD" w:rsidRDefault="005547B3" w:rsidP="00024DBD">
      <w:r>
        <w:t xml:space="preserve">O C++ assim como </w:t>
      </w:r>
      <w:r w:rsidR="002C6909">
        <w:t xml:space="preserve">outras </w:t>
      </w:r>
      <w:r>
        <w:t>linguagens</w:t>
      </w:r>
      <w:r w:rsidR="00FD525D">
        <w:t>,</w:t>
      </w:r>
      <w:r>
        <w:t xml:space="preserve"> possui</w:t>
      </w:r>
      <w:r w:rsidR="00F569FA">
        <w:t xml:space="preserve"> várias bibliotecas que auxiliam o programador </w:t>
      </w:r>
      <w:r w:rsidR="00FD525D">
        <w:t>na execução de</w:t>
      </w:r>
      <w:r w:rsidR="00F569FA">
        <w:t xml:space="preserve"> diferentes tarefas. Um</w:t>
      </w:r>
      <w:r>
        <w:t xml:space="preserve"> </w:t>
      </w:r>
      <w:r w:rsidR="00F569FA">
        <w:t>exemplo de biblioteca</w:t>
      </w:r>
      <w:r w:rsidR="00C92952">
        <w:t>,</w:t>
      </w:r>
      <w:r w:rsidR="00F569FA">
        <w:t xml:space="preserve"> </w:t>
      </w:r>
      <w:r w:rsidR="00C92952">
        <w:t xml:space="preserve">utilizada no presente trabalho, </w:t>
      </w:r>
      <w:r w:rsidR="00F569FA">
        <w:t>é a</w:t>
      </w:r>
      <w:r w:rsidR="00FD525D">
        <w:t xml:space="preserve"> </w:t>
      </w:r>
      <w:proofErr w:type="spellStart"/>
      <w:proofErr w:type="gramStart"/>
      <w:r w:rsidRPr="00FD525D">
        <w:rPr>
          <w:i/>
        </w:rPr>
        <w:t>grap</w:t>
      </w:r>
      <w:r w:rsidR="00FD525D" w:rsidRPr="00FD525D">
        <w:rPr>
          <w:i/>
        </w:rPr>
        <w:t>hics.</w:t>
      </w:r>
      <w:proofErr w:type="gramEnd"/>
      <w:r w:rsidR="00FD525D" w:rsidRPr="00FD525D">
        <w:rPr>
          <w:i/>
        </w:rPr>
        <w:t>h</w:t>
      </w:r>
      <w:proofErr w:type="spellEnd"/>
      <w:r>
        <w:t xml:space="preserve"> </w:t>
      </w:r>
      <w:r w:rsidR="00C92952">
        <w:t>que pode ser utilizada para desempenhar diferentes tarefas tais como</w:t>
      </w:r>
      <w:r w:rsidR="00FD525D">
        <w:t>;</w:t>
      </w:r>
      <w:r w:rsidR="00F569FA">
        <w:t xml:space="preserve"> desenhar gráficos, retas, formas geométricas, exibir textos com diferentes fon</w:t>
      </w:r>
      <w:r w:rsidR="00C27D3C">
        <w:t>tes e formas, animações e jogos</w:t>
      </w:r>
      <w:r w:rsidR="00F569FA">
        <w:t xml:space="preserve">. </w:t>
      </w:r>
      <w:r w:rsidR="006706EF">
        <w:t xml:space="preserve">Com isso, </w:t>
      </w:r>
      <w:r w:rsidR="00F569FA">
        <w:t xml:space="preserve">essa linguagem </w:t>
      </w:r>
      <w:r w:rsidR="006706EF">
        <w:t xml:space="preserve">se destaca apresentando </w:t>
      </w:r>
      <w:r w:rsidR="002C6909">
        <w:t xml:space="preserve">importantes </w:t>
      </w:r>
      <w:r w:rsidR="006706EF">
        <w:t>ferramentas para</w:t>
      </w:r>
      <w:r w:rsidR="00F569FA">
        <w:t xml:space="preserve"> diferentes</w:t>
      </w:r>
      <w:r w:rsidR="006706EF">
        <w:t xml:space="preserve"> tipos de</w:t>
      </w:r>
      <w:r w:rsidR="00F569FA">
        <w:t xml:space="preserve"> </w:t>
      </w:r>
      <w:proofErr w:type="gramStart"/>
      <w:r w:rsidR="00F569FA">
        <w:t>aplicações.</w:t>
      </w:r>
      <w:commentRangeEnd w:id="89"/>
      <w:proofErr w:type="gramEnd"/>
      <w:r w:rsidR="00ED5D09">
        <w:rPr>
          <w:rStyle w:val="Refdecomentrio"/>
        </w:rPr>
        <w:commentReference w:id="89"/>
      </w:r>
    </w:p>
    <w:p w:rsidR="00940B08" w:rsidRDefault="00940B08" w:rsidP="002B0D5A">
      <w:pPr>
        <w:pStyle w:val="Ttulo2"/>
      </w:pPr>
      <w:r>
        <w:br w:type="page"/>
      </w:r>
      <w:bookmarkStart w:id="90" w:name="_Toc223175070"/>
      <w:bookmarkStart w:id="91" w:name="_Toc223880943"/>
      <w:bookmarkStart w:id="92" w:name="_Toc223965458"/>
      <w:bookmarkStart w:id="93" w:name="_Toc223965580"/>
      <w:bookmarkStart w:id="94" w:name="_Toc238540375"/>
      <w:bookmarkStart w:id="95" w:name="_Toc403074717"/>
      <w:bookmarkEnd w:id="30"/>
      <w:r w:rsidRPr="00307952">
        <w:lastRenderedPageBreak/>
        <w:t xml:space="preserve">CAPÍTULO </w:t>
      </w:r>
      <w:r w:rsidR="00B37E1A" w:rsidRPr="00307952">
        <w:t>3</w:t>
      </w:r>
      <w:r w:rsidRPr="00307952">
        <w:t xml:space="preserve">: </w:t>
      </w:r>
      <w:bookmarkEnd w:id="90"/>
      <w:bookmarkEnd w:id="91"/>
      <w:bookmarkEnd w:id="92"/>
      <w:bookmarkEnd w:id="93"/>
      <w:bookmarkEnd w:id="94"/>
      <w:r w:rsidR="00EF33FA" w:rsidRPr="00307952">
        <w:t>DESENVOLVIMENTO DO TRABALHO</w:t>
      </w:r>
      <w:bookmarkEnd w:id="95"/>
    </w:p>
    <w:p w:rsidR="00034A41" w:rsidRDefault="00C35F84" w:rsidP="00B21294">
      <w:pPr>
        <w:pStyle w:val="Ttulo2"/>
      </w:pPr>
      <w:bookmarkStart w:id="96" w:name="_Toc403074718"/>
      <w:bookmarkStart w:id="97" w:name="_Toc223880945"/>
      <w:bookmarkStart w:id="98" w:name="_Toc223965460"/>
      <w:bookmarkStart w:id="99" w:name="_Toc223965582"/>
      <w:bookmarkStart w:id="100" w:name="_Toc238540376"/>
      <w:r>
        <w:t>3.1 Considerações Iniciais</w:t>
      </w:r>
      <w:bookmarkEnd w:id="96"/>
    </w:p>
    <w:p w:rsidR="002C6909" w:rsidRDefault="002C6909" w:rsidP="00B74CC8">
      <w:r>
        <w:t xml:space="preserve">Neste capítulo será abordado o desenvolvimento deste projeto. Será detalhado primeiramente o projeto de modo geral com as etapas desenvolvidas que envolvem a construção do telescópio, a comunicação com o </w:t>
      </w:r>
      <w:proofErr w:type="spellStart"/>
      <w:r w:rsidR="00ED5D09">
        <w:t>Arduino</w:t>
      </w:r>
      <w:proofErr w:type="spellEnd"/>
      <w:r w:rsidR="00ED5D09">
        <w:t xml:space="preserve"> </w:t>
      </w:r>
      <w:r>
        <w:t xml:space="preserve">e a </w:t>
      </w:r>
      <w:proofErr w:type="gramStart"/>
      <w:r>
        <w:t>implementação</w:t>
      </w:r>
      <w:proofErr w:type="gramEnd"/>
      <w:r>
        <w:t xml:space="preserve"> do sistema de controle. Posteriormente</w:t>
      </w:r>
      <w:r w:rsidR="00952001">
        <w:t>,</w:t>
      </w:r>
      <w:r>
        <w:t xml:space="preserve"> será apresentado discussões sobre a descrição das atividades realizadas para a </w:t>
      </w:r>
      <w:proofErr w:type="gramStart"/>
      <w:r>
        <w:t>implementação</w:t>
      </w:r>
      <w:proofErr w:type="gramEnd"/>
      <w:r>
        <w:t xml:space="preserve"> do sistema de control</w:t>
      </w:r>
      <w:r w:rsidR="00952001">
        <w:t>e. Finalizando o capí</w:t>
      </w:r>
      <w:r>
        <w:t xml:space="preserve">tulo, será </w:t>
      </w:r>
      <w:r w:rsidR="00FB7BC2">
        <w:t xml:space="preserve">apresentado os resultados, bem como as limitações e dificuldades para a </w:t>
      </w:r>
      <w:proofErr w:type="gramStart"/>
      <w:r w:rsidR="00FB7BC2">
        <w:t>implementação</w:t>
      </w:r>
      <w:proofErr w:type="gramEnd"/>
      <w:r w:rsidR="00FB7BC2">
        <w:t xml:space="preserve"> deste </w:t>
      </w:r>
      <w:commentRangeStart w:id="101"/>
      <w:r w:rsidR="00FB7BC2">
        <w:t xml:space="preserve">projeto. </w:t>
      </w:r>
      <w:commentRangeEnd w:id="101"/>
      <w:r w:rsidR="00ED5D09">
        <w:rPr>
          <w:rStyle w:val="Refdecomentrio"/>
        </w:rPr>
        <w:commentReference w:id="101"/>
      </w:r>
    </w:p>
    <w:p w:rsidR="00DB26A5" w:rsidRPr="002C6909" w:rsidRDefault="00DB26A5" w:rsidP="00B74CC8"/>
    <w:p w:rsidR="000E683E" w:rsidRDefault="00954823" w:rsidP="004F266C">
      <w:pPr>
        <w:pStyle w:val="Ttulo2"/>
      </w:pPr>
      <w:bookmarkStart w:id="102" w:name="_Toc403074719"/>
      <w:bookmarkEnd w:id="97"/>
      <w:bookmarkEnd w:id="98"/>
      <w:bookmarkEnd w:id="99"/>
      <w:bookmarkEnd w:id="100"/>
      <w:r>
        <w:t>3.2</w:t>
      </w:r>
      <w:r w:rsidR="003D67DC" w:rsidRPr="0059692C">
        <w:t xml:space="preserve"> </w:t>
      </w:r>
      <w:r w:rsidR="00C35F84" w:rsidRPr="0059692C">
        <w:t>Projeto</w:t>
      </w:r>
      <w:bookmarkEnd w:id="102"/>
    </w:p>
    <w:p w:rsidR="00A113A2" w:rsidRDefault="00EE14B4" w:rsidP="00A113A2">
      <w:pPr>
        <w:rPr>
          <w:shd w:val="clear" w:color="auto" w:fill="FFFFFF"/>
        </w:rPr>
      </w:pPr>
      <w:r>
        <w:t xml:space="preserve">O projeto visa à construção de um Telescópio com base motorizada, projetada no Laboratório de Computação </w:t>
      </w:r>
      <w:proofErr w:type="spellStart"/>
      <w:r>
        <w:t>Reconfigurável</w:t>
      </w:r>
      <w:proofErr w:type="spellEnd"/>
      <w:r>
        <w:t xml:space="preserve"> do ICMC-</w:t>
      </w:r>
      <w:r w:rsidR="00615264">
        <w:t xml:space="preserve">USP, facilitando a manipulação </w:t>
      </w:r>
      <w:r>
        <w:t>e visualização dos corpos celestes.</w:t>
      </w:r>
      <w:r w:rsidR="00BC00CB">
        <w:t xml:space="preserve"> A necessidade de uma base motorizada foi</w:t>
      </w:r>
      <w:r>
        <w:t xml:space="preserve"> </w:t>
      </w:r>
      <w:r w:rsidR="00BC00CB">
        <w:t xml:space="preserve">devido à alta precisão focal do telescópio </w:t>
      </w:r>
      <w:r w:rsidR="00F31AB7">
        <w:t xml:space="preserve">que dificulta, </w:t>
      </w:r>
      <w:r w:rsidR="00BC00CB">
        <w:t>manualmente</w:t>
      </w:r>
      <w:r w:rsidR="00F31AB7">
        <w:t>, encontrar objetos celestes</w:t>
      </w:r>
      <w:r w:rsidR="00BC00CB">
        <w:t xml:space="preserve">. </w:t>
      </w:r>
      <w:r>
        <w:t xml:space="preserve">A preocupação maior do trabalho foi produzir algo que abrangesse grande parte dos conhecimentos </w:t>
      </w:r>
      <w:r w:rsidR="00952001">
        <w:t xml:space="preserve">e aprendizados </w:t>
      </w:r>
      <w:proofErr w:type="gramStart"/>
      <w:r w:rsidR="00952001">
        <w:t>acadêmico</w:t>
      </w:r>
      <w:proofErr w:type="gramEnd"/>
      <w:r w:rsidR="00952001">
        <w:t>. Tendo</w:t>
      </w:r>
      <w:r>
        <w:t xml:space="preserve"> em vista</w:t>
      </w:r>
      <w:r w:rsidR="009626DD">
        <w:t>,</w:t>
      </w:r>
      <w:r>
        <w:t xml:space="preserve"> as necessidades de produzir algo que contribuísse com a comunidade local, pri</w:t>
      </w:r>
      <w:r w:rsidR="009626DD">
        <w:t xml:space="preserve">ncipalmente </w:t>
      </w:r>
      <w:r w:rsidR="007C38B8">
        <w:t>nas escolas públicas</w:t>
      </w:r>
      <w:r w:rsidR="00952001">
        <w:t xml:space="preserve">, favorecendo no ensino e </w:t>
      </w:r>
      <w:r w:rsidR="009626DD">
        <w:t>aprend</w:t>
      </w:r>
      <w:r w:rsidR="00952001">
        <w:t>izado</w:t>
      </w:r>
      <w:r>
        <w:t>.</w:t>
      </w:r>
      <w:r w:rsidR="009626DD">
        <w:rPr>
          <w:shd w:val="clear" w:color="auto" w:fill="FFFFFF"/>
        </w:rPr>
        <w:t xml:space="preserve"> O </w:t>
      </w:r>
      <w:r w:rsidR="000D2633">
        <w:rPr>
          <w:shd w:val="clear" w:color="auto" w:fill="FFFFFF"/>
        </w:rPr>
        <w:t xml:space="preserve">desenvolvimento do projeto proposto segue uma estrutura </w:t>
      </w:r>
      <w:r w:rsidR="009626DD">
        <w:rPr>
          <w:shd w:val="clear" w:color="auto" w:fill="FFFFFF"/>
        </w:rPr>
        <w:t xml:space="preserve">lógica </w:t>
      </w:r>
      <w:r w:rsidR="000D2633">
        <w:rPr>
          <w:shd w:val="clear" w:color="auto" w:fill="FFFFFF"/>
        </w:rPr>
        <w:t>composta pelas fases</w:t>
      </w:r>
      <w:r w:rsidR="00952001">
        <w:rPr>
          <w:shd w:val="clear" w:color="auto" w:fill="FFFFFF"/>
        </w:rPr>
        <w:t xml:space="preserve"> de: 1) </w:t>
      </w:r>
      <w:r w:rsidR="00FB7BC2">
        <w:rPr>
          <w:shd w:val="clear" w:color="auto" w:fill="FFFFFF"/>
        </w:rPr>
        <w:t>c</w:t>
      </w:r>
      <w:r w:rsidR="000D2633">
        <w:rPr>
          <w:shd w:val="clear" w:color="auto" w:fill="FFFFFF"/>
        </w:rPr>
        <w:t>onstrução do telesc</w:t>
      </w:r>
      <w:r w:rsidR="00952001">
        <w:rPr>
          <w:shd w:val="clear" w:color="auto" w:fill="FFFFFF"/>
        </w:rPr>
        <w:t xml:space="preserve">ópio, 2) </w:t>
      </w:r>
      <w:r w:rsidR="00FB7BC2">
        <w:rPr>
          <w:shd w:val="clear" w:color="auto" w:fill="FFFFFF"/>
        </w:rPr>
        <w:t>c</w:t>
      </w:r>
      <w:r w:rsidR="007C38B8">
        <w:rPr>
          <w:shd w:val="clear" w:color="auto" w:fill="FFFFFF"/>
        </w:rPr>
        <w:t xml:space="preserve">omunicação do </w:t>
      </w:r>
      <w:proofErr w:type="spellStart"/>
      <w:r w:rsidR="00FB7BC2">
        <w:rPr>
          <w:shd w:val="clear" w:color="auto" w:fill="FFFFFF"/>
        </w:rPr>
        <w:t>a</w:t>
      </w:r>
      <w:r w:rsidR="007C38B8">
        <w:rPr>
          <w:shd w:val="clear" w:color="auto" w:fill="FFFFFF"/>
        </w:rPr>
        <w:t>rduino</w:t>
      </w:r>
      <w:proofErr w:type="spellEnd"/>
      <w:r w:rsidR="007C38B8">
        <w:rPr>
          <w:shd w:val="clear" w:color="auto" w:fill="FFFFFF"/>
        </w:rPr>
        <w:t xml:space="preserve"> com as duas</w:t>
      </w:r>
      <w:r w:rsidR="000D2633">
        <w:rPr>
          <w:shd w:val="clear" w:color="auto" w:fill="FFFFFF"/>
        </w:rPr>
        <w:t xml:space="preserve"> base</w:t>
      </w:r>
      <w:r w:rsidR="007C38B8">
        <w:rPr>
          <w:shd w:val="clear" w:color="auto" w:fill="FFFFFF"/>
        </w:rPr>
        <w:t>s</w:t>
      </w:r>
      <w:r w:rsidR="000D2633">
        <w:rPr>
          <w:shd w:val="clear" w:color="auto" w:fill="FFFFFF"/>
        </w:rPr>
        <w:t xml:space="preserve"> motorizada</w:t>
      </w:r>
      <w:r w:rsidR="007C38B8">
        <w:rPr>
          <w:shd w:val="clear" w:color="auto" w:fill="FFFFFF"/>
        </w:rPr>
        <w:t>s</w:t>
      </w:r>
      <w:r w:rsidR="000D2633">
        <w:rPr>
          <w:shd w:val="clear" w:color="auto" w:fill="FFFFFF"/>
        </w:rPr>
        <w:t xml:space="preserve"> </w:t>
      </w:r>
      <w:r w:rsidR="00952001">
        <w:rPr>
          <w:shd w:val="clear" w:color="auto" w:fill="FFFFFF"/>
        </w:rPr>
        <w:t xml:space="preserve">e 3) </w:t>
      </w:r>
      <w:proofErr w:type="gramStart"/>
      <w:r w:rsidR="00FB7BC2">
        <w:rPr>
          <w:shd w:val="clear" w:color="auto" w:fill="FFFFFF"/>
        </w:rPr>
        <w:t>i</w:t>
      </w:r>
      <w:r w:rsidR="00954823">
        <w:rPr>
          <w:shd w:val="clear" w:color="auto" w:fill="FFFFFF"/>
        </w:rPr>
        <w:t>mplementação</w:t>
      </w:r>
      <w:proofErr w:type="gramEnd"/>
      <w:r w:rsidR="00954823">
        <w:rPr>
          <w:shd w:val="clear" w:color="auto" w:fill="FFFFFF"/>
        </w:rPr>
        <w:t xml:space="preserve"> do </w:t>
      </w:r>
      <w:r w:rsidR="000D2633">
        <w:rPr>
          <w:shd w:val="clear" w:color="auto" w:fill="FFFFFF"/>
        </w:rPr>
        <w:t>sistema de controle</w:t>
      </w:r>
      <w:r w:rsidR="00954823">
        <w:rPr>
          <w:shd w:val="clear" w:color="auto" w:fill="FFFFFF"/>
        </w:rPr>
        <w:t xml:space="preserve">.  Tais etapas serão apresentadas respectivamente nas </w:t>
      </w:r>
      <w:r w:rsidR="00FB7BC2">
        <w:rPr>
          <w:shd w:val="clear" w:color="auto" w:fill="FFFFFF"/>
        </w:rPr>
        <w:t>subseções</w:t>
      </w:r>
      <w:r w:rsidR="00954823">
        <w:rPr>
          <w:shd w:val="clear" w:color="auto" w:fill="FFFFFF"/>
        </w:rPr>
        <w:t xml:space="preserve"> 3.3.1, 3.3.2 e 3.3.3.</w:t>
      </w:r>
    </w:p>
    <w:p w:rsidR="00DB26A5" w:rsidRDefault="00DB26A5" w:rsidP="00A113A2">
      <w:pPr>
        <w:rPr>
          <w:shd w:val="clear" w:color="auto" w:fill="FFFFFF"/>
        </w:rPr>
      </w:pPr>
    </w:p>
    <w:p w:rsidR="00F31AB7" w:rsidRDefault="00954823" w:rsidP="00F31AB7">
      <w:pPr>
        <w:pStyle w:val="Ttulo3"/>
        <w:rPr>
          <w:sz w:val="28"/>
          <w:szCs w:val="28"/>
        </w:rPr>
      </w:pPr>
      <w:bookmarkStart w:id="103" w:name="_Toc403074720"/>
      <w:r>
        <w:rPr>
          <w:sz w:val="28"/>
          <w:szCs w:val="28"/>
        </w:rPr>
        <w:t>3.2</w:t>
      </w:r>
      <w:r w:rsidRPr="00954823">
        <w:rPr>
          <w:sz w:val="28"/>
          <w:szCs w:val="28"/>
        </w:rPr>
        <w:t>.1 Construção do Telescópio</w:t>
      </w:r>
      <w:bookmarkEnd w:id="103"/>
    </w:p>
    <w:p w:rsidR="00F31AB7" w:rsidRDefault="00110491" w:rsidP="00F31AB7">
      <w:r>
        <w:t>Esta etapa do projeto esta sendo reali</w:t>
      </w:r>
      <w:r w:rsidR="00FB7BC2">
        <w:t>z</w:t>
      </w:r>
      <w:r>
        <w:t>ada por um aluno de iniciação científica que será responsável pela construção do telescópio.</w:t>
      </w:r>
      <w:r w:rsidR="00EC296B">
        <w:t xml:space="preserve"> A construção do telescópio está em andamento, levando em consideração a atual data deste trabalho, </w:t>
      </w:r>
      <w:r w:rsidR="003904DE">
        <w:t xml:space="preserve">faltando apenas algumas </w:t>
      </w:r>
      <w:r w:rsidR="003904DE">
        <w:lastRenderedPageBreak/>
        <w:t>etapas e ajus</w:t>
      </w:r>
      <w:r w:rsidR="003F508C">
        <w:t xml:space="preserve">tes. A produção do </w:t>
      </w:r>
      <w:proofErr w:type="spellStart"/>
      <w:r w:rsidR="003F508C">
        <w:t>focalizador</w:t>
      </w:r>
      <w:proofErr w:type="spellEnd"/>
      <w:r w:rsidR="003F508C">
        <w:t xml:space="preserve"> </w:t>
      </w:r>
      <w:r w:rsidR="003904DE">
        <w:t xml:space="preserve">e do suporte para o espelho primário já estão prontas faltando apenas </w:t>
      </w:r>
      <w:r w:rsidR="00FB7BC2">
        <w:t>à</w:t>
      </w:r>
      <w:r w:rsidR="003904DE">
        <w:t xml:space="preserve"> construção do tripé azimutal. </w:t>
      </w:r>
    </w:p>
    <w:p w:rsidR="00EC296B" w:rsidRDefault="00E20D5B" w:rsidP="00F31AB7">
      <w:r>
        <w:t>A focalização da</w:t>
      </w:r>
      <w:r w:rsidR="00B4564D">
        <w:t xml:space="preserve"> lente</w:t>
      </w:r>
      <w:r>
        <w:t xml:space="preserve"> é responsável pelo acessório chamado </w:t>
      </w:r>
      <w:proofErr w:type="spellStart"/>
      <w:r w:rsidR="00FB7BC2">
        <w:t>f</w:t>
      </w:r>
      <w:r>
        <w:t>ocalizador</w:t>
      </w:r>
      <w:proofErr w:type="spellEnd"/>
      <w:r>
        <w:t xml:space="preserve">. </w:t>
      </w:r>
      <w:r w:rsidR="00BA4CFF">
        <w:t>Nesse componente será posicionada a ocular que focaliza a imagem</w:t>
      </w:r>
      <w:r>
        <w:t xml:space="preserve"> através de um tubo móvel (deslizante). </w:t>
      </w:r>
      <w:r w:rsidR="001C4A52">
        <w:t xml:space="preserve">A curvatura da base do </w:t>
      </w:r>
      <w:proofErr w:type="spellStart"/>
      <w:r w:rsidR="001C4A52">
        <w:t>focalizador</w:t>
      </w:r>
      <w:proofErr w:type="spellEnd"/>
      <w:r w:rsidR="001C4A52">
        <w:t xml:space="preserve"> varia de acordo com as características do telescópio, por exemplo, nos newtonianos</w:t>
      </w:r>
      <w:r w:rsidR="00BA4CFF">
        <w:t xml:space="preserve"> a base possui</w:t>
      </w:r>
      <w:r w:rsidR="001C4A52">
        <w:t xml:space="preserve"> a mesma curvatura do tubo do telesc</w:t>
      </w:r>
      <w:r w:rsidR="00BA4CFF">
        <w:t>ópio e</w:t>
      </w:r>
      <w:r w:rsidR="001C4A52">
        <w:t xml:space="preserve"> </w:t>
      </w:r>
      <w:r w:rsidR="00BA4CFF">
        <w:t>n</w:t>
      </w:r>
      <w:r w:rsidR="001C4A52">
        <w:t>o</w:t>
      </w:r>
      <w:r w:rsidR="00BA4CFF">
        <w:t>s</w:t>
      </w:r>
      <w:r w:rsidR="001C4A52">
        <w:t xml:space="preserve"> </w:t>
      </w:r>
      <w:proofErr w:type="spellStart"/>
      <w:r w:rsidR="001C4A52">
        <w:t>cassegrain</w:t>
      </w:r>
      <w:r w:rsidR="00BA4CFF">
        <w:t>s</w:t>
      </w:r>
      <w:proofErr w:type="spellEnd"/>
      <w:r w:rsidR="00BA4CFF">
        <w:t xml:space="preserve"> tradicionais</w:t>
      </w:r>
      <w:r w:rsidR="001C4A52">
        <w:t xml:space="preserve"> não </w:t>
      </w:r>
      <w:r w:rsidR="00BA4CFF">
        <w:t>são</w:t>
      </w:r>
      <w:r w:rsidR="001C4A52">
        <w:t xml:space="preserve"> necessário</w:t>
      </w:r>
      <w:r w:rsidR="00BA4CFF">
        <w:t>s</w:t>
      </w:r>
      <w:r w:rsidR="001C4A52">
        <w:t xml:space="preserve"> curvar </w:t>
      </w:r>
      <w:r w:rsidR="00BA4CFF">
        <w:t xml:space="preserve">os </w:t>
      </w:r>
      <w:proofErr w:type="spellStart"/>
      <w:r w:rsidR="001C4A52">
        <w:t>focalizador</w:t>
      </w:r>
      <w:r w:rsidR="00BA4CFF">
        <w:t>es</w:t>
      </w:r>
      <w:proofErr w:type="spellEnd"/>
      <w:r w:rsidR="001C4A52">
        <w:t>.</w:t>
      </w:r>
      <w:r w:rsidR="00BA4CFF">
        <w:t xml:space="preserve"> Entretanto</w:t>
      </w:r>
      <w:r w:rsidR="0039265F">
        <w:t>,</w:t>
      </w:r>
      <w:r w:rsidR="00BA4CFF">
        <w:t xml:space="preserve"> nos casos dos </w:t>
      </w:r>
      <w:proofErr w:type="spellStart"/>
      <w:r w:rsidR="00BA4CFF">
        <w:t>cassegrains</w:t>
      </w:r>
      <w:proofErr w:type="spellEnd"/>
      <w:r w:rsidR="00BA4CFF">
        <w:t xml:space="preserve"> com focos </w:t>
      </w:r>
      <w:proofErr w:type="spellStart"/>
      <w:r w:rsidR="00BA4CFF">
        <w:t>coudé</w:t>
      </w:r>
      <w:proofErr w:type="spellEnd"/>
      <w:r w:rsidR="00BA4CFF">
        <w:t xml:space="preserve"> curto e longo a base precisa apresentar a mesma curvatura, pois nesses dois casos o </w:t>
      </w:r>
      <w:proofErr w:type="spellStart"/>
      <w:r w:rsidR="00BA4CFF">
        <w:t>focalizador</w:t>
      </w:r>
      <w:proofErr w:type="spellEnd"/>
      <w:r w:rsidR="00BA4CFF">
        <w:t xml:space="preserve"> ser</w:t>
      </w:r>
      <w:r w:rsidR="0039265F">
        <w:t>á fixado</w:t>
      </w:r>
      <w:r w:rsidR="00BA4CFF">
        <w:t xml:space="preserve"> no tubo</w:t>
      </w:r>
      <w:r w:rsidR="0039265F">
        <w:t>,</w:t>
      </w:r>
      <w:r w:rsidR="00BA4CFF">
        <w:t xml:space="preserve"> iguais aos telescópios newtonianos.</w:t>
      </w:r>
    </w:p>
    <w:p w:rsidR="0039265F" w:rsidRDefault="008E38D1" w:rsidP="00F31AB7">
      <w:r>
        <w:t xml:space="preserve">Os procedimentos de construção do suporte do espelho primário são praticamente iguais aos dos telescópios </w:t>
      </w:r>
      <w:proofErr w:type="spellStart"/>
      <w:r>
        <w:t>cassegrains</w:t>
      </w:r>
      <w:proofErr w:type="spellEnd"/>
      <w:r>
        <w:t xml:space="preserve">. </w:t>
      </w:r>
      <w:r w:rsidR="0039265F">
        <w:t>Para suportar o espelho primário é necessário um suporte posicionado no interior do tubo do telescópio. Nele são feitas a colimação</w:t>
      </w:r>
      <w:r w:rsidR="000372BF">
        <w:t xml:space="preserve"> do espelho, ajustes da óptica, com a utilização de parafusos e molas. Os diâmetros dos discos de madeira, referentes à base do espelho e ao encaixe no tubo, variam de acordo com os diâmetros do espelho e do interior do tubo.</w:t>
      </w:r>
      <w:r>
        <w:t xml:space="preserve"> Cada disco deve apresenta um orifício central que permite a passagem de luz com diâmetros iguais ao orifício do espelho primário.</w:t>
      </w:r>
    </w:p>
    <w:p w:rsidR="008E38D1" w:rsidRDefault="008E38D1" w:rsidP="00F31AB7">
      <w:r>
        <w:t xml:space="preserve">Após o término de todos os procedimentos envolvidos nas etapas anteriores vem </w:t>
      </w:r>
      <w:proofErr w:type="gramStart"/>
      <w:r>
        <w:t>a</w:t>
      </w:r>
      <w:proofErr w:type="gramEnd"/>
      <w:r>
        <w:t xml:space="preserve"> construção do tripé azimutal. Essa estrutura </w:t>
      </w:r>
      <w:r w:rsidR="008A2D43">
        <w:t xml:space="preserve">de tripé é baseada para telescópios </w:t>
      </w:r>
      <w:proofErr w:type="spellStart"/>
      <w:r w:rsidR="008A2D43">
        <w:t>cassegrains</w:t>
      </w:r>
      <w:proofErr w:type="spellEnd"/>
      <w:r w:rsidR="008A2D43">
        <w:t xml:space="preserve"> de vários diâmetros com dois tipos de movimentos: azimute (movimento horiz</w:t>
      </w:r>
      <w:r w:rsidR="00B74CC8">
        <w:t>ontal) e altura (movimento vert</w:t>
      </w:r>
      <w:r w:rsidR="008A2D43">
        <w:t xml:space="preserve">ical). O tripé irá sustentar toda a estrutura composta </w:t>
      </w:r>
      <w:r w:rsidR="005F733D">
        <w:t xml:space="preserve">por uma </w:t>
      </w:r>
      <w:r w:rsidR="00123923">
        <w:t xml:space="preserve">haste </w:t>
      </w:r>
      <w:r w:rsidR="00C6259C">
        <w:t>metálica espessa</w:t>
      </w:r>
      <w:r w:rsidR="008A2D43">
        <w:t xml:space="preserve">, na qual será </w:t>
      </w:r>
      <w:r w:rsidR="005F733D">
        <w:t>acoplado</w:t>
      </w:r>
      <w:r w:rsidR="008A2D43">
        <w:t xml:space="preserve"> o tubo do telescópio, </w:t>
      </w:r>
      <w:r w:rsidR="005F733D">
        <w:t>e os motores de controle devidamente posicionados</w:t>
      </w:r>
      <w:r w:rsidR="00307952">
        <w:t>.</w:t>
      </w:r>
    </w:p>
    <w:p w:rsidR="00DB26A5" w:rsidRPr="00F31AB7" w:rsidRDefault="00DB26A5" w:rsidP="00F31AB7"/>
    <w:p w:rsidR="00954823" w:rsidRDefault="00954823" w:rsidP="00954823">
      <w:pPr>
        <w:pStyle w:val="Ttulo3"/>
        <w:rPr>
          <w:sz w:val="28"/>
          <w:szCs w:val="28"/>
        </w:rPr>
      </w:pPr>
      <w:bookmarkStart w:id="104" w:name="_Toc403074721"/>
      <w:r>
        <w:rPr>
          <w:sz w:val="28"/>
          <w:szCs w:val="28"/>
        </w:rPr>
        <w:t>3.2</w:t>
      </w:r>
      <w:r w:rsidRPr="00954823">
        <w:rPr>
          <w:sz w:val="28"/>
          <w:szCs w:val="28"/>
        </w:rPr>
        <w:t xml:space="preserve">.2 </w:t>
      </w:r>
      <w:r w:rsidR="00F31AB7">
        <w:rPr>
          <w:sz w:val="28"/>
          <w:szCs w:val="28"/>
        </w:rPr>
        <w:t>Comunicaç</w:t>
      </w:r>
      <w:r w:rsidR="00C6259C">
        <w:rPr>
          <w:sz w:val="28"/>
          <w:szCs w:val="28"/>
        </w:rPr>
        <w:t>ões com</w:t>
      </w:r>
      <w:r w:rsidR="00F31AB7">
        <w:rPr>
          <w:sz w:val="28"/>
          <w:szCs w:val="28"/>
        </w:rPr>
        <w:t xml:space="preserve"> </w:t>
      </w:r>
      <w:proofErr w:type="spellStart"/>
      <w:r w:rsidR="00F31AB7">
        <w:rPr>
          <w:sz w:val="28"/>
          <w:szCs w:val="28"/>
        </w:rPr>
        <w:t>Arduino</w:t>
      </w:r>
      <w:bookmarkEnd w:id="104"/>
      <w:proofErr w:type="spellEnd"/>
    </w:p>
    <w:p w:rsidR="00260CAD" w:rsidRDefault="00030360" w:rsidP="00123923">
      <w:r>
        <w:t>Essa fase</w:t>
      </w:r>
      <w:r w:rsidR="00A57AAD">
        <w:t xml:space="preserve"> </w:t>
      </w:r>
      <w:r w:rsidR="00687409">
        <w:t>pode ser considerada</w:t>
      </w:r>
      <w:r w:rsidR="00A57AAD">
        <w:t xml:space="preserve"> central, pois </w:t>
      </w:r>
      <w:r w:rsidR="006E0FDA">
        <w:t>se refere</w:t>
      </w:r>
      <w:r w:rsidR="00A57AAD">
        <w:t xml:space="preserve"> à comunicação entre o telescópio (base motorizada) e o computador (</w:t>
      </w:r>
      <w:r w:rsidR="00A57AAD" w:rsidRPr="00B4564D">
        <w:rPr>
          <w:i/>
        </w:rPr>
        <w:t>notebook</w:t>
      </w:r>
      <w:r w:rsidR="00A57AAD">
        <w:t xml:space="preserve"> ou </w:t>
      </w:r>
      <w:r w:rsidR="00A57AAD" w:rsidRPr="00B4564D">
        <w:rPr>
          <w:i/>
        </w:rPr>
        <w:t>desktop</w:t>
      </w:r>
      <w:r w:rsidR="00A57AAD">
        <w:t xml:space="preserve">), ambos intermediados pelo </w:t>
      </w:r>
      <w:proofErr w:type="spellStart"/>
      <w:r w:rsidR="00A57AAD">
        <w:t>arduino</w:t>
      </w:r>
      <w:proofErr w:type="spellEnd"/>
      <w:r w:rsidR="00B4564D">
        <w:t xml:space="preserve"> [14]</w:t>
      </w:r>
      <w:r w:rsidR="00A57AAD">
        <w:t xml:space="preserve">. </w:t>
      </w:r>
      <w:r w:rsidR="00495E90">
        <w:t xml:space="preserve">A transmissão de dados pode ser realizada por placas programáveis via USB, conectadas </w:t>
      </w:r>
      <w:r w:rsidR="00FB7BC2">
        <w:t xml:space="preserve">por meio </w:t>
      </w:r>
      <w:r w:rsidR="00B4564D">
        <w:t xml:space="preserve">de um chip adaptador </w:t>
      </w:r>
      <w:r w:rsidR="00B4564D" w:rsidRPr="00B4564D">
        <w:rPr>
          <w:i/>
        </w:rPr>
        <w:t>Universal Serial Bus</w:t>
      </w:r>
      <w:r w:rsidR="00B4564D">
        <w:rPr>
          <w:i/>
        </w:rPr>
        <w:t xml:space="preserve"> </w:t>
      </w:r>
      <w:r w:rsidR="00B4564D" w:rsidRPr="00B4564D">
        <w:t>(USB)</w:t>
      </w:r>
      <w:r w:rsidR="00495E90">
        <w:t xml:space="preserve"> para Serial. </w:t>
      </w:r>
      <w:r w:rsidR="00260CAD">
        <w:t xml:space="preserve">O </w:t>
      </w:r>
      <w:r w:rsidR="00260CAD" w:rsidRPr="00B4564D">
        <w:rPr>
          <w:i/>
        </w:rPr>
        <w:t>software</w:t>
      </w:r>
      <w:r w:rsidR="00260CAD">
        <w:t xml:space="preserve"> programado para o </w:t>
      </w:r>
      <w:proofErr w:type="spellStart"/>
      <w:r w:rsidR="00260CAD">
        <w:t>Arduino</w:t>
      </w:r>
      <w:proofErr w:type="spellEnd"/>
      <w:r w:rsidR="00260CAD">
        <w:t xml:space="preserve"> est</w:t>
      </w:r>
      <w:r w:rsidR="00FB7BC2">
        <w:t>á</w:t>
      </w:r>
      <w:r w:rsidR="00260CAD">
        <w:t xml:space="preserve"> em andamento</w:t>
      </w:r>
      <w:r w:rsidR="00F01827">
        <w:t xml:space="preserve">, </w:t>
      </w:r>
      <w:r w:rsidR="00260CAD">
        <w:t xml:space="preserve">realizado </w:t>
      </w:r>
      <w:r w:rsidR="00F01827">
        <w:t xml:space="preserve">por outro aluno de </w:t>
      </w:r>
      <w:r w:rsidR="00F01827">
        <w:lastRenderedPageBreak/>
        <w:t xml:space="preserve">graduação, </w:t>
      </w:r>
      <w:r w:rsidR="00FB7BC2">
        <w:t xml:space="preserve">quando </w:t>
      </w:r>
      <w:r w:rsidR="003F508C">
        <w:t xml:space="preserve">concluído </w:t>
      </w:r>
      <w:r w:rsidR="00F01827">
        <w:t xml:space="preserve">será integrado </w:t>
      </w:r>
      <w:r w:rsidR="00260CAD">
        <w:t>ao projeto</w:t>
      </w:r>
      <w:r w:rsidR="00495E90">
        <w:t xml:space="preserve"> final</w:t>
      </w:r>
      <w:r w:rsidR="00F01827">
        <w:t xml:space="preserve">. </w:t>
      </w:r>
      <w:r w:rsidR="00FB7BC2">
        <w:t>É importante ressaltar</w:t>
      </w:r>
      <w:r w:rsidR="006E0FDA">
        <w:t xml:space="preserve"> </w:t>
      </w:r>
      <w:r w:rsidR="00495E90">
        <w:t>que a</w:t>
      </w:r>
      <w:r w:rsidR="00350B6C">
        <w:t xml:space="preserve"> </w:t>
      </w:r>
      <w:r w:rsidR="00495E90">
        <w:t>motivação para o uso</w:t>
      </w:r>
      <w:r w:rsidR="00350B6C">
        <w:t xml:space="preserve"> do</w:t>
      </w:r>
      <w:r w:rsidR="003F508C">
        <w:t xml:space="preserve"> </w:t>
      </w:r>
      <w:proofErr w:type="spellStart"/>
      <w:r w:rsidR="00FB7BC2">
        <w:t>a</w:t>
      </w:r>
      <w:r w:rsidR="003F508C">
        <w:t>rduino</w:t>
      </w:r>
      <w:proofErr w:type="spellEnd"/>
      <w:r w:rsidR="00495E90">
        <w:t xml:space="preserve"> </w:t>
      </w:r>
      <w:r w:rsidR="00350B6C">
        <w:t xml:space="preserve">se deve ao baixo custo, facilidade de </w:t>
      </w:r>
      <w:proofErr w:type="gramStart"/>
      <w:r w:rsidR="00350B6C">
        <w:t>implementação</w:t>
      </w:r>
      <w:proofErr w:type="gramEnd"/>
      <w:r w:rsidR="00495E90">
        <w:t xml:space="preserve"> (utilizam essencialmente a linguagem C/C++) flexibilidade e</w:t>
      </w:r>
      <w:r w:rsidR="006D4BC0">
        <w:t xml:space="preserve"> </w:t>
      </w:r>
      <w:r w:rsidR="00350B6C">
        <w:t>alto de</w:t>
      </w:r>
      <w:r w:rsidR="006D4BC0">
        <w:t>sempenho.</w:t>
      </w:r>
      <w:r w:rsidR="00350B6C">
        <w:t xml:space="preserve"> </w:t>
      </w:r>
    </w:p>
    <w:p w:rsidR="003F508C" w:rsidRDefault="00F30864" w:rsidP="00123923">
      <w:r>
        <w:t xml:space="preserve">O </w:t>
      </w:r>
      <w:proofErr w:type="spellStart"/>
      <w:r w:rsidR="00FB7BC2">
        <w:t>a</w:t>
      </w:r>
      <w:r>
        <w:t>rduino</w:t>
      </w:r>
      <w:proofErr w:type="spellEnd"/>
      <w:r>
        <w:t xml:space="preserve"> irá receber as informações do computador, via USB pela porta virtual serial, e baseado n</w:t>
      </w:r>
      <w:r w:rsidR="005C5ED6">
        <w:t>essas</w:t>
      </w:r>
      <w:r>
        <w:t xml:space="preserve"> informaç</w:t>
      </w:r>
      <w:r w:rsidR="005C5ED6">
        <w:t>ões</w:t>
      </w:r>
      <w:r>
        <w:t xml:space="preserve"> irá movimentar os motores </w:t>
      </w:r>
      <w:r w:rsidR="005C5ED6">
        <w:t xml:space="preserve">levantando ou </w:t>
      </w:r>
      <w:proofErr w:type="spellStart"/>
      <w:r>
        <w:t>rotacionando</w:t>
      </w:r>
      <w:proofErr w:type="spellEnd"/>
      <w:r>
        <w:t xml:space="preserve"> o telescópio.</w:t>
      </w:r>
      <w:r w:rsidR="00CD5AB1">
        <w:t xml:space="preserve"> Essas informações são referentes </w:t>
      </w:r>
      <w:r w:rsidR="00DB6092">
        <w:t>aos cálculos das</w:t>
      </w:r>
      <w:r w:rsidR="00CD5AB1">
        <w:t xml:space="preserve"> velocidades de rotação</w:t>
      </w:r>
      <w:r w:rsidR="00DB6092">
        <w:t xml:space="preserve"> de cada motor</w:t>
      </w:r>
      <w:r w:rsidR="005C0032">
        <w:t>,</w:t>
      </w:r>
      <w:r w:rsidR="00DB6092">
        <w:t xml:space="preserve"> levando em consideração a inclinação dos respectivos eixos</w:t>
      </w:r>
      <w:r w:rsidR="00B4564D">
        <w:t xml:space="preserve"> [14]</w:t>
      </w:r>
      <w:r w:rsidR="00DB6092">
        <w:t>.</w:t>
      </w:r>
      <w:r w:rsidR="00CD5AB1">
        <w:t xml:space="preserve"> </w:t>
      </w:r>
      <w:r w:rsidR="005C0032">
        <w:t xml:space="preserve">Os ângulos de inclinação e rotação indicados pelos motores também serão lidos pelo </w:t>
      </w:r>
      <w:proofErr w:type="spellStart"/>
      <w:r w:rsidR="005C0032">
        <w:t>arduin</w:t>
      </w:r>
      <w:r w:rsidR="00B4564D">
        <w:t>o</w:t>
      </w:r>
      <w:proofErr w:type="spellEnd"/>
      <w:r w:rsidR="00B4564D">
        <w:t xml:space="preserve"> e enviados para o computador. N</w:t>
      </w:r>
      <w:r w:rsidR="005C0032">
        <w:t>a seção 3.3 os cálculos de velocidade, enviados e recebidos pelo sistema, ser</w:t>
      </w:r>
      <w:r w:rsidR="00307952">
        <w:t>ão apresentados detalhadamente.</w:t>
      </w:r>
    </w:p>
    <w:p w:rsidR="00DB26A5" w:rsidRPr="00123923" w:rsidRDefault="00DB26A5" w:rsidP="00123923"/>
    <w:p w:rsidR="00954823" w:rsidRPr="00954823" w:rsidRDefault="00954823" w:rsidP="00954823">
      <w:pPr>
        <w:pStyle w:val="Ttulo3"/>
        <w:rPr>
          <w:sz w:val="28"/>
          <w:szCs w:val="28"/>
        </w:rPr>
      </w:pPr>
      <w:bookmarkStart w:id="105" w:name="_Toc403074722"/>
      <w:r>
        <w:rPr>
          <w:sz w:val="28"/>
          <w:szCs w:val="28"/>
        </w:rPr>
        <w:t>3.2</w:t>
      </w:r>
      <w:r w:rsidRPr="00954823">
        <w:rPr>
          <w:sz w:val="28"/>
          <w:szCs w:val="28"/>
        </w:rPr>
        <w:t xml:space="preserve">.3 </w:t>
      </w:r>
      <w:proofErr w:type="gramStart"/>
      <w:r w:rsidRPr="00954823">
        <w:rPr>
          <w:sz w:val="28"/>
          <w:szCs w:val="28"/>
        </w:rPr>
        <w:t>Implementação</w:t>
      </w:r>
      <w:proofErr w:type="gramEnd"/>
      <w:r w:rsidRPr="00954823">
        <w:rPr>
          <w:sz w:val="28"/>
          <w:szCs w:val="28"/>
        </w:rPr>
        <w:t xml:space="preserve"> do Sistema</w:t>
      </w:r>
      <w:r w:rsidR="005D295B">
        <w:rPr>
          <w:sz w:val="28"/>
          <w:szCs w:val="28"/>
        </w:rPr>
        <w:t xml:space="preserve"> de Controle</w:t>
      </w:r>
      <w:bookmarkEnd w:id="105"/>
    </w:p>
    <w:p w:rsidR="00664965" w:rsidRDefault="009D4FFF" w:rsidP="00954823">
      <w:pPr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gramStart"/>
      <w:r>
        <w:rPr>
          <w:shd w:val="clear" w:color="auto" w:fill="FFFFFF"/>
        </w:rPr>
        <w:t>implementação</w:t>
      </w:r>
      <w:proofErr w:type="gramEnd"/>
      <w:r>
        <w:rPr>
          <w:shd w:val="clear" w:color="auto" w:fill="FFFFFF"/>
        </w:rPr>
        <w:t xml:space="preserve"> do Sistema de Controle que faz parte do </w:t>
      </w:r>
      <w:r w:rsidR="006B6BE4">
        <w:rPr>
          <w:shd w:val="clear" w:color="auto" w:fill="FFFFFF"/>
        </w:rPr>
        <w:t xml:space="preserve">projeto </w:t>
      </w:r>
      <w:r>
        <w:rPr>
          <w:shd w:val="clear" w:color="auto" w:fill="FFFFFF"/>
        </w:rPr>
        <w:t>geral foi concluída pelo aluno responsável pelo atual trabalho</w:t>
      </w:r>
      <w:r w:rsidR="001F2710">
        <w:rPr>
          <w:shd w:val="clear" w:color="auto" w:fill="FFFFFF"/>
        </w:rPr>
        <w:t xml:space="preserve"> (abordagem </w:t>
      </w:r>
      <w:r>
        <w:rPr>
          <w:shd w:val="clear" w:color="auto" w:fill="FFFFFF"/>
        </w:rPr>
        <w:t>detalhada</w:t>
      </w:r>
      <w:r w:rsidR="001F2710">
        <w:rPr>
          <w:shd w:val="clear" w:color="auto" w:fill="FFFFFF"/>
        </w:rPr>
        <w:t xml:space="preserve"> na</w:t>
      </w:r>
      <w:r>
        <w:rPr>
          <w:shd w:val="clear" w:color="auto" w:fill="FFFFFF"/>
        </w:rPr>
        <w:t xml:space="preserve"> seção 3.3</w:t>
      </w:r>
      <w:r w:rsidR="001F2710">
        <w:rPr>
          <w:shd w:val="clear" w:color="auto" w:fill="FFFFFF"/>
        </w:rPr>
        <w:t>)</w:t>
      </w:r>
      <w:r w:rsidR="006B6BE4">
        <w:rPr>
          <w:shd w:val="clear" w:color="auto" w:fill="FFFFFF"/>
        </w:rPr>
        <w:t xml:space="preserve">. </w:t>
      </w:r>
      <w:r>
        <w:rPr>
          <w:shd w:val="clear" w:color="auto" w:fill="FFFFFF"/>
        </w:rPr>
        <w:t>Es</w:t>
      </w:r>
      <w:r w:rsidR="00FB7BC2">
        <w:rPr>
          <w:shd w:val="clear" w:color="auto" w:fill="FFFFFF"/>
        </w:rPr>
        <w:t>t</w:t>
      </w:r>
      <w:r>
        <w:rPr>
          <w:shd w:val="clear" w:color="auto" w:fill="FFFFFF"/>
        </w:rPr>
        <w:t>a</w:t>
      </w:r>
      <w:r w:rsidR="00030360">
        <w:rPr>
          <w:shd w:val="clear" w:color="auto" w:fill="FFFFFF"/>
        </w:rPr>
        <w:t xml:space="preserve"> etapa </w:t>
      </w:r>
      <w:r>
        <w:rPr>
          <w:shd w:val="clear" w:color="auto" w:fill="FFFFFF"/>
        </w:rPr>
        <w:t xml:space="preserve">é </w:t>
      </w:r>
      <w:r w:rsidR="00030360">
        <w:rPr>
          <w:shd w:val="clear" w:color="auto" w:fill="FFFFFF"/>
        </w:rPr>
        <w:t xml:space="preserve">responsável </w:t>
      </w:r>
      <w:r>
        <w:rPr>
          <w:shd w:val="clear" w:color="auto" w:fill="FFFFFF"/>
        </w:rPr>
        <w:t>pelo sistema de recepção e envio de</w:t>
      </w:r>
      <w:r w:rsidR="006B6BE4">
        <w:rPr>
          <w:shd w:val="clear" w:color="auto" w:fill="FFFFFF"/>
        </w:rPr>
        <w:t xml:space="preserve"> informações </w:t>
      </w:r>
      <w:r w:rsidR="00030360">
        <w:rPr>
          <w:shd w:val="clear" w:color="auto" w:fill="FFFFFF"/>
        </w:rPr>
        <w:t>para o telescópio</w:t>
      </w:r>
      <w:r>
        <w:rPr>
          <w:shd w:val="clear" w:color="auto" w:fill="FFFFFF"/>
        </w:rPr>
        <w:t>,</w:t>
      </w:r>
      <w:r w:rsidR="00030360">
        <w:rPr>
          <w:shd w:val="clear" w:color="auto" w:fill="FFFFFF"/>
        </w:rPr>
        <w:t xml:space="preserve"> utilizando o </w:t>
      </w:r>
      <w:proofErr w:type="spellStart"/>
      <w:r w:rsidR="00030360">
        <w:rPr>
          <w:shd w:val="clear" w:color="auto" w:fill="FFFFFF"/>
        </w:rPr>
        <w:t>Arduino</w:t>
      </w:r>
      <w:proofErr w:type="spellEnd"/>
      <w:r w:rsidR="006B6BE4">
        <w:rPr>
          <w:shd w:val="clear" w:color="auto" w:fill="FFFFFF"/>
        </w:rPr>
        <w:t xml:space="preserve"> como</w:t>
      </w:r>
      <w:r w:rsidR="00030360">
        <w:rPr>
          <w:shd w:val="clear" w:color="auto" w:fill="FFFFFF"/>
        </w:rPr>
        <w:t xml:space="preserve"> </w:t>
      </w:r>
      <w:r w:rsidR="006B6BE4">
        <w:rPr>
          <w:shd w:val="clear" w:color="auto" w:fill="FFFFFF"/>
        </w:rPr>
        <w:t>intermediador da</w:t>
      </w:r>
      <w:r w:rsidR="00030360">
        <w:rPr>
          <w:shd w:val="clear" w:color="auto" w:fill="FFFFFF"/>
        </w:rPr>
        <w:t xml:space="preserve"> </w:t>
      </w:r>
      <w:r w:rsidR="006B6BE4">
        <w:rPr>
          <w:shd w:val="clear" w:color="auto" w:fill="FFFFFF"/>
        </w:rPr>
        <w:t>comunicação</w:t>
      </w:r>
      <w:r>
        <w:rPr>
          <w:shd w:val="clear" w:color="auto" w:fill="FFFFFF"/>
        </w:rPr>
        <w:t xml:space="preserve">, </w:t>
      </w:r>
      <w:r w:rsidR="006B6BE4">
        <w:rPr>
          <w:shd w:val="clear" w:color="auto" w:fill="FFFFFF"/>
        </w:rPr>
        <w:t>e pelas interações com os usuários</w:t>
      </w:r>
      <w:r w:rsidR="00030360">
        <w:rPr>
          <w:shd w:val="clear" w:color="auto" w:fill="FFFFFF"/>
        </w:rPr>
        <w:t xml:space="preserve">. </w:t>
      </w:r>
      <w:r w:rsidR="00954823">
        <w:rPr>
          <w:shd w:val="clear" w:color="auto" w:fill="FFFFFF"/>
        </w:rPr>
        <w:t xml:space="preserve">Os usuários são capazes de </w:t>
      </w:r>
      <w:r>
        <w:rPr>
          <w:shd w:val="clear" w:color="auto" w:fill="FFFFFF"/>
        </w:rPr>
        <w:t>controlar</w:t>
      </w:r>
      <w:r w:rsidR="00692C29">
        <w:rPr>
          <w:shd w:val="clear" w:color="auto" w:fill="FFFFFF"/>
        </w:rPr>
        <w:t xml:space="preserve"> o telescópio de </w:t>
      </w:r>
      <w:r w:rsidR="00D50684">
        <w:rPr>
          <w:shd w:val="clear" w:color="auto" w:fill="FFFFFF"/>
        </w:rPr>
        <w:t>forma</w:t>
      </w:r>
      <w:r w:rsidR="00692C29">
        <w:rPr>
          <w:shd w:val="clear" w:color="auto" w:fill="FFFFFF"/>
        </w:rPr>
        <w:t xml:space="preserve"> manual ou automática</w:t>
      </w:r>
      <w:r w:rsidR="006B6BE4">
        <w:rPr>
          <w:shd w:val="clear" w:color="auto" w:fill="FFFFFF"/>
        </w:rPr>
        <w:t>.</w:t>
      </w:r>
    </w:p>
    <w:p w:rsidR="001F2710" w:rsidRDefault="00692C29" w:rsidP="006E0FDA">
      <w:pPr>
        <w:rPr>
          <w:shd w:val="clear" w:color="auto" w:fill="FFFFFF"/>
        </w:rPr>
      </w:pPr>
      <w:r>
        <w:rPr>
          <w:shd w:val="clear" w:color="auto" w:fill="FFFFFF"/>
        </w:rPr>
        <w:t xml:space="preserve">No modo manual, o usuário é capaz de comandar o telescópio, a partir de comandos simples, posicionando-o para cima, para baixo, esquerda ou direita. Após </w:t>
      </w:r>
      <w:r w:rsidR="00664965">
        <w:rPr>
          <w:shd w:val="clear" w:color="auto" w:fill="FFFFFF"/>
        </w:rPr>
        <w:t>fixar o</w:t>
      </w:r>
      <w:r>
        <w:rPr>
          <w:shd w:val="clear" w:color="auto" w:fill="FFFFFF"/>
        </w:rPr>
        <w:t xml:space="preserve"> objeto de estudo</w:t>
      </w:r>
      <w:r w:rsidR="00FB7BC2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64965">
        <w:rPr>
          <w:shd w:val="clear" w:color="auto" w:fill="FFFFFF"/>
        </w:rPr>
        <w:t xml:space="preserve">o </w:t>
      </w:r>
      <w:r w:rsidR="00664965" w:rsidRPr="00B4564D">
        <w:rPr>
          <w:i/>
          <w:shd w:val="clear" w:color="auto" w:fill="FFFFFF"/>
        </w:rPr>
        <w:t>software</w:t>
      </w:r>
      <w:r w:rsidR="00664965">
        <w:rPr>
          <w:shd w:val="clear" w:color="auto" w:fill="FFFFFF"/>
        </w:rPr>
        <w:t xml:space="preserve"> é capaz de manter o telescópio na mesma direção recalculando a posição do objeto ao longo do tempo, causados pela velocidade de rotação da Terra</w:t>
      </w:r>
      <w:r>
        <w:rPr>
          <w:shd w:val="clear" w:color="auto" w:fill="FFFFFF"/>
        </w:rPr>
        <w:t xml:space="preserve">.  </w:t>
      </w:r>
      <w:r w:rsidR="00664965">
        <w:rPr>
          <w:shd w:val="clear" w:color="auto" w:fill="FFFFFF"/>
        </w:rPr>
        <w:t>Por sua vez, no</w:t>
      </w:r>
      <w:r w:rsidR="00954823">
        <w:rPr>
          <w:shd w:val="clear" w:color="auto" w:fill="FFFFFF"/>
        </w:rPr>
        <w:t xml:space="preserve"> modo automático, o programa fornece ao usuário a possibilidade de navegar pelo céu, utilizando o </w:t>
      </w:r>
      <w:r w:rsidR="00954823" w:rsidRPr="00B4564D">
        <w:rPr>
          <w:i/>
          <w:shd w:val="clear" w:color="auto" w:fill="FFFFFF"/>
        </w:rPr>
        <w:t>software</w:t>
      </w:r>
      <w:r w:rsidR="00954823">
        <w:rPr>
          <w:shd w:val="clear" w:color="auto" w:fill="FFFFFF"/>
        </w:rPr>
        <w:t xml:space="preserve"> </w:t>
      </w:r>
      <w:proofErr w:type="spellStart"/>
      <w:r w:rsidR="00954823">
        <w:rPr>
          <w:shd w:val="clear" w:color="auto" w:fill="FFFFFF"/>
        </w:rPr>
        <w:t>Stellarium</w:t>
      </w:r>
      <w:proofErr w:type="spellEnd"/>
      <w:r w:rsidR="00954823">
        <w:rPr>
          <w:shd w:val="clear" w:color="auto" w:fill="FFFFFF"/>
        </w:rPr>
        <w:t xml:space="preserve">, e ao selecionar algum objeto celeste o programa </w:t>
      </w:r>
      <w:r w:rsidR="00D50684">
        <w:rPr>
          <w:shd w:val="clear" w:color="auto" w:fill="FFFFFF"/>
        </w:rPr>
        <w:t xml:space="preserve">captura as coordenadas, hora ângulo (HA) e declinação (DE), fornecida pelo </w:t>
      </w:r>
      <w:proofErr w:type="spellStart"/>
      <w:r w:rsidR="00D50684">
        <w:rPr>
          <w:shd w:val="clear" w:color="auto" w:fill="FFFFFF"/>
        </w:rPr>
        <w:t>Stellarium</w:t>
      </w:r>
      <w:proofErr w:type="spellEnd"/>
      <w:r w:rsidR="00D50684">
        <w:rPr>
          <w:shd w:val="clear" w:color="auto" w:fill="FFFFFF"/>
        </w:rPr>
        <w:t xml:space="preserve"> apontando o telescópio para a posição desejada.</w:t>
      </w:r>
    </w:p>
    <w:p w:rsidR="00DB26A5" w:rsidRPr="001F2710" w:rsidRDefault="00DB26A5" w:rsidP="006E0FDA">
      <w:pPr>
        <w:rPr>
          <w:shd w:val="clear" w:color="auto" w:fill="FFFFFF"/>
        </w:rPr>
      </w:pPr>
    </w:p>
    <w:p w:rsidR="003166DB" w:rsidRDefault="002B0D5A" w:rsidP="003166DB">
      <w:pPr>
        <w:pStyle w:val="Ttulo2"/>
      </w:pPr>
      <w:bookmarkStart w:id="106" w:name="_Toc403074723"/>
      <w:r w:rsidRPr="00C17FFC">
        <w:lastRenderedPageBreak/>
        <w:t>3.</w:t>
      </w:r>
      <w:r w:rsidR="005D295B">
        <w:t>3</w:t>
      </w:r>
      <w:r w:rsidRPr="00C17FFC">
        <w:t xml:space="preserve"> </w:t>
      </w:r>
      <w:r>
        <w:t>Descrições</w:t>
      </w:r>
      <w:r w:rsidR="00071414">
        <w:t xml:space="preserve"> das Atividades R</w:t>
      </w:r>
      <w:r w:rsidR="00C35F84">
        <w:t>ealizada</w:t>
      </w:r>
      <w:r w:rsidR="003166DB">
        <w:t>s</w:t>
      </w:r>
      <w:bookmarkEnd w:id="106"/>
    </w:p>
    <w:p w:rsidR="001F2710" w:rsidRDefault="001F2710" w:rsidP="001F2710">
      <w:r>
        <w:t>Nesta seção</w:t>
      </w:r>
      <w:r w:rsidR="00FC143A">
        <w:t xml:space="preserve">, o sistema documentado na subseção 3.2.3 é descrito em detalhes </w:t>
      </w:r>
      <w:r w:rsidR="001D11BB">
        <w:t>de desenvolvimento.</w:t>
      </w:r>
    </w:p>
    <w:p w:rsidR="00DB26A5" w:rsidRDefault="00DB26A5" w:rsidP="001F2710"/>
    <w:p w:rsidR="001D11BB" w:rsidRDefault="001D11BB" w:rsidP="00DB26A5">
      <w:pPr>
        <w:pStyle w:val="Ttulo3"/>
      </w:pPr>
      <w:bookmarkStart w:id="107" w:name="_Toc403074724"/>
      <w:r w:rsidRPr="00C17FFC">
        <w:t>3.</w:t>
      </w:r>
      <w:r>
        <w:t>3.1</w:t>
      </w:r>
      <w:r w:rsidRPr="00C17FFC">
        <w:t xml:space="preserve"> </w:t>
      </w:r>
      <w:r>
        <w:t>Sistema de Controle Manual</w:t>
      </w:r>
      <w:bookmarkEnd w:id="107"/>
    </w:p>
    <w:p w:rsidR="00DA5B45" w:rsidRDefault="00114E38" w:rsidP="00CB724A">
      <w:r>
        <w:t xml:space="preserve">A ferramenta possibilita que o usuário possa controlar o telescópio manualmente através das setas de direção do teclado.  </w:t>
      </w:r>
      <w:r w:rsidR="00DA5B45">
        <w:t xml:space="preserve">Ao selecionar um comando o computador </w:t>
      </w:r>
      <w:r w:rsidR="00DA5B45" w:rsidRPr="00B4564D">
        <w:rPr>
          <w:i/>
        </w:rPr>
        <w:t>(notebook</w:t>
      </w:r>
      <w:r w:rsidR="00DA5B45">
        <w:t xml:space="preserve"> ou </w:t>
      </w:r>
      <w:r w:rsidR="00DA5B45" w:rsidRPr="00B4564D">
        <w:rPr>
          <w:i/>
        </w:rPr>
        <w:t>desktop</w:t>
      </w:r>
      <w:r w:rsidR="00DA5B45">
        <w:t xml:space="preserve">) envia o </w:t>
      </w:r>
      <w:r w:rsidR="00DA5B45" w:rsidRPr="00B4564D">
        <w:rPr>
          <w:i/>
        </w:rPr>
        <w:t xml:space="preserve">byte </w:t>
      </w:r>
      <w:r w:rsidR="00DA5B45">
        <w:t xml:space="preserve">de informação para a porta serial lógica e na sequencia o </w:t>
      </w:r>
      <w:proofErr w:type="spellStart"/>
      <w:r w:rsidR="00FB7BC2">
        <w:t>a</w:t>
      </w:r>
      <w:r w:rsidR="00DA5B45">
        <w:t>rduino</w:t>
      </w:r>
      <w:proofErr w:type="spellEnd"/>
      <w:r w:rsidR="00DA5B45">
        <w:t xml:space="preserve"> faz a leitura dessa informação. Caso o usuário tenha selecionado para esquerda o byte enviado será igual a “1”, caso aperte para direita o </w:t>
      </w:r>
      <w:r w:rsidR="00DA5B45" w:rsidRPr="00B4564D">
        <w:rPr>
          <w:i/>
        </w:rPr>
        <w:t xml:space="preserve">byte </w:t>
      </w:r>
      <w:r w:rsidR="00DA5B45">
        <w:t xml:space="preserve">será “2”, </w:t>
      </w:r>
      <w:r w:rsidR="003C65C2">
        <w:t xml:space="preserve">selecione para </w:t>
      </w:r>
      <w:r w:rsidR="00DA5B45">
        <w:t>cima será enviado “3” e por fim caso selecione para</w:t>
      </w:r>
      <w:r w:rsidR="003C65C2">
        <w:t xml:space="preserve"> baixo</w:t>
      </w:r>
      <w:r w:rsidR="00DA5B45">
        <w:t xml:space="preserve"> registrará o </w:t>
      </w:r>
      <w:r w:rsidR="00DA5B45" w:rsidRPr="00B4564D">
        <w:rPr>
          <w:i/>
        </w:rPr>
        <w:t>byte</w:t>
      </w:r>
      <w:r w:rsidR="00DA5B45">
        <w:t xml:space="preserve"> “4”. Enquanto o usuário estiver </w:t>
      </w:r>
      <w:r w:rsidR="00484C8C">
        <w:t>no controle manual do sistema,</w:t>
      </w:r>
      <w:r w:rsidR="00DA5B45">
        <w:t xml:space="preserve"> as informações seguem apenas o fluxo de saída </w:t>
      </w:r>
      <w:r w:rsidR="00484C8C">
        <w:t xml:space="preserve">do computador para a leitura do </w:t>
      </w:r>
      <w:r w:rsidR="00484C8C" w:rsidRPr="00B4564D">
        <w:rPr>
          <w:i/>
        </w:rPr>
        <w:t>software</w:t>
      </w:r>
      <w:r w:rsidR="00484C8C">
        <w:t xml:space="preserve"> do </w:t>
      </w:r>
      <w:proofErr w:type="spellStart"/>
      <w:r w:rsidR="00484C8C">
        <w:t>arduino</w:t>
      </w:r>
      <w:proofErr w:type="spellEnd"/>
      <w:r w:rsidR="00484C8C">
        <w:t>, porém quando este desejar fixar sua visualização</w:t>
      </w:r>
      <w:r w:rsidR="003C65C2">
        <w:t xml:space="preserve"> </w:t>
      </w:r>
      <w:r w:rsidR="00A30418">
        <w:t>em uma direção</w:t>
      </w:r>
      <w:r w:rsidR="00484C8C">
        <w:t xml:space="preserve"> basta </w:t>
      </w:r>
      <w:r w:rsidR="003C65C2">
        <w:t>pressionar</w:t>
      </w:r>
      <w:r w:rsidR="0034041C">
        <w:t xml:space="preserve"> a tecla “</w:t>
      </w:r>
      <w:proofErr w:type="spellStart"/>
      <w:r w:rsidR="0034041C">
        <w:t>enter</w:t>
      </w:r>
      <w:proofErr w:type="spellEnd"/>
      <w:r w:rsidR="00484C8C">
        <w:t xml:space="preserve">” que o controle </w:t>
      </w:r>
      <w:r w:rsidR="003C65C2">
        <w:t xml:space="preserve">da navegação </w:t>
      </w:r>
      <w:r w:rsidR="00484C8C">
        <w:t xml:space="preserve">passa </w:t>
      </w:r>
      <w:r w:rsidR="003C65C2">
        <w:t>a ser do</w:t>
      </w:r>
      <w:r w:rsidR="00484C8C">
        <w:t xml:space="preserve"> sistema.</w:t>
      </w:r>
    </w:p>
    <w:p w:rsidR="00484C8C" w:rsidRDefault="003C65C2" w:rsidP="00CB724A">
      <w:r>
        <w:t>Enquanto o controle da navegaç</w:t>
      </w:r>
      <w:r w:rsidR="00A30418">
        <w:t>ão estiver sendo feito</w:t>
      </w:r>
      <w:r>
        <w:t xml:space="preserve"> pelo sistema, este é capaz de fixar a direção do objeto.</w:t>
      </w:r>
      <w:r w:rsidR="00A30418">
        <w:t xml:space="preserve"> </w:t>
      </w:r>
      <w:r w:rsidR="00161639">
        <w:t xml:space="preserve">Em tal situação, o sistema passa a receber os dados referentes aos ângulos de inclinação e rotação, enviados pelo </w:t>
      </w:r>
      <w:proofErr w:type="spellStart"/>
      <w:r w:rsidR="00161639">
        <w:t>arduino</w:t>
      </w:r>
      <w:proofErr w:type="spellEnd"/>
      <w:r w:rsidR="00161639">
        <w:t>, e baseados na diferença dos ângulos desejáveis e atuais é feito os cálc</w:t>
      </w:r>
      <w:r w:rsidR="00B4564D">
        <w:t>ulos da velocidade dos motores. N</w:t>
      </w:r>
      <w:r w:rsidR="00161639">
        <w:t xml:space="preserve">a seção 3.3.4 será explicado </w:t>
      </w:r>
      <w:r w:rsidR="00B4564D">
        <w:t>os cálculos</w:t>
      </w:r>
      <w:r w:rsidR="00161639">
        <w:t xml:space="preserve"> da velocidade </w:t>
      </w:r>
      <w:r w:rsidR="00B4564D">
        <w:t>foram feitos com base</w:t>
      </w:r>
      <w:r w:rsidR="005F5BFF">
        <w:t xml:space="preserve"> na técnica de controle de processos PID.</w:t>
      </w:r>
      <w:r w:rsidR="0034041C">
        <w:t xml:space="preserve"> A seguir a </w:t>
      </w:r>
      <w:r w:rsidR="00B4564D">
        <w:rPr>
          <w:i/>
        </w:rPr>
        <w:t>Figura 8</w:t>
      </w:r>
      <w:r w:rsidR="0034041C">
        <w:t xml:space="preserve"> apresenta apenas um trecho de código, dese</w:t>
      </w:r>
      <w:r w:rsidR="006645FA">
        <w:t>nvolvido em C/C++,</w:t>
      </w:r>
      <w:r w:rsidR="0034041C">
        <w:t xml:space="preserve"> responsável pelo controle do telescópio baseado na interação com o usuário.</w:t>
      </w:r>
    </w:p>
    <w:p w:rsidR="005F5BFF" w:rsidRDefault="005A5471" w:rsidP="005F5BF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E374DBF" wp14:editId="1AAE5767">
            <wp:extent cx="5582285" cy="2126615"/>
            <wp:effectExtent l="0" t="0" r="0" b="6985"/>
            <wp:docPr id="8" name="Imagem 6" descr="Descrição: coman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Descrição: comando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BFF" w:rsidRPr="00E93563" w:rsidRDefault="005F5BFF" w:rsidP="00E93563">
      <w:pPr>
        <w:pStyle w:val="Legenda"/>
        <w:jc w:val="center"/>
        <w:rPr>
          <w:color w:val="auto"/>
          <w:sz w:val="20"/>
          <w:szCs w:val="20"/>
        </w:rPr>
      </w:pPr>
      <w:r w:rsidRPr="00E93563">
        <w:rPr>
          <w:color w:val="auto"/>
          <w:sz w:val="20"/>
          <w:szCs w:val="20"/>
        </w:rPr>
        <w:t xml:space="preserve">Figura </w:t>
      </w:r>
      <w:r w:rsidR="00E93563" w:rsidRPr="00E93563">
        <w:rPr>
          <w:color w:val="auto"/>
          <w:sz w:val="20"/>
          <w:szCs w:val="20"/>
        </w:rPr>
        <w:t xml:space="preserve">8 - </w:t>
      </w:r>
      <w:r w:rsidR="0034041C" w:rsidRPr="00E93563">
        <w:rPr>
          <w:color w:val="auto"/>
          <w:sz w:val="20"/>
          <w:szCs w:val="20"/>
        </w:rPr>
        <w:t xml:space="preserve">Função </w:t>
      </w:r>
      <w:r w:rsidR="006645FA" w:rsidRPr="00E93563">
        <w:rPr>
          <w:color w:val="auto"/>
          <w:sz w:val="20"/>
          <w:szCs w:val="20"/>
        </w:rPr>
        <w:t>de</w:t>
      </w:r>
      <w:r w:rsidR="0034041C" w:rsidRPr="00E93563">
        <w:rPr>
          <w:color w:val="auto"/>
          <w:sz w:val="20"/>
          <w:szCs w:val="20"/>
        </w:rPr>
        <w:t xml:space="preserve"> controle do telescópio.</w:t>
      </w:r>
    </w:p>
    <w:p w:rsidR="00DB26A5" w:rsidRPr="00DB26A5" w:rsidRDefault="00DB26A5" w:rsidP="00DB26A5"/>
    <w:p w:rsidR="001D11BB" w:rsidRDefault="001D11BB" w:rsidP="00DB26A5">
      <w:pPr>
        <w:pStyle w:val="Ttulo3"/>
      </w:pPr>
      <w:bookmarkStart w:id="108" w:name="_Toc403074725"/>
      <w:r w:rsidRPr="00C17FFC">
        <w:t>3.</w:t>
      </w:r>
      <w:r w:rsidR="00CB724A">
        <w:t>3.2</w:t>
      </w:r>
      <w:r w:rsidRPr="00C17FFC">
        <w:t xml:space="preserve"> </w:t>
      </w:r>
      <w:r>
        <w:t>Sistema de Controle Automático</w:t>
      </w:r>
      <w:bookmarkEnd w:id="108"/>
    </w:p>
    <w:p w:rsidR="006645FA" w:rsidRDefault="00970A20" w:rsidP="006645FA">
      <w:r>
        <w:t xml:space="preserve">No modo automático a ferramenta desenvolvida fornece para o usuário a possibilidade de navegação pelo céu </w:t>
      </w:r>
      <w:r w:rsidR="00FB7BC2">
        <w:t xml:space="preserve">por meio </w:t>
      </w:r>
      <w:r>
        <w:t xml:space="preserve">da utilização </w:t>
      </w:r>
      <w:bookmarkStart w:id="109" w:name="_GoBack"/>
      <w:bookmarkEnd w:id="109"/>
      <w:r>
        <w:t xml:space="preserve">do </w:t>
      </w:r>
      <w:r w:rsidRPr="00E93563">
        <w:rPr>
          <w:i/>
        </w:rPr>
        <w:t>software</w:t>
      </w:r>
      <w:r>
        <w:t xml:space="preserve"> </w:t>
      </w:r>
      <w:proofErr w:type="spellStart"/>
      <w:r>
        <w:t>Stellarium</w:t>
      </w:r>
      <w:proofErr w:type="spellEnd"/>
      <w:r>
        <w:t>. Nessa etapa</w:t>
      </w:r>
      <w:r w:rsidR="002759CF">
        <w:t>,</w:t>
      </w:r>
      <w:r>
        <w:t xml:space="preserve"> </w:t>
      </w:r>
      <w:r w:rsidR="002759CF">
        <w:t xml:space="preserve">o usuário é capaz de interagir com o </w:t>
      </w:r>
      <w:r w:rsidR="002759CF" w:rsidRPr="00E93563">
        <w:rPr>
          <w:i/>
        </w:rPr>
        <w:t>software</w:t>
      </w:r>
      <w:r w:rsidR="002759CF">
        <w:t xml:space="preserve"> gratuito </w:t>
      </w:r>
      <w:proofErr w:type="spellStart"/>
      <w:r w:rsidR="002759CF">
        <w:t>Stellarium</w:t>
      </w:r>
      <w:proofErr w:type="spellEnd"/>
      <w:r w:rsidR="002759CF">
        <w:t xml:space="preserve"> e ao selecionar algum corpo celeste, automaticamente, a ferramenta capta as coordenadas referentes a ângulo hora (hora, minuto e segundo) e a declinação (anglo, minuto e segundo).</w:t>
      </w:r>
      <w:r w:rsidR="001B7BCE">
        <w:t xml:space="preserve"> </w:t>
      </w:r>
      <w:r w:rsidR="005121D4">
        <w:t>Após capturar</w:t>
      </w:r>
      <w:r w:rsidR="00FB7BC2">
        <w:t xml:space="preserve"> as</w:t>
      </w:r>
      <w:r w:rsidR="00261A11">
        <w:t xml:space="preserve"> </w:t>
      </w:r>
      <w:r w:rsidR="005121D4">
        <w:t>coordenadas, são reali</w:t>
      </w:r>
      <w:r w:rsidR="00FB7BC2">
        <w:t>z</w:t>
      </w:r>
      <w:r w:rsidR="005121D4">
        <w:t xml:space="preserve">ados cálculos para determinar as velocidades de rotação e de inclinação, </w:t>
      </w:r>
      <w:r w:rsidR="00DF0AA1">
        <w:t xml:space="preserve">ambos </w:t>
      </w:r>
      <w:r w:rsidR="005121D4">
        <w:t xml:space="preserve">baseados nos </w:t>
      </w:r>
      <w:proofErr w:type="gramStart"/>
      <w:r w:rsidR="005121D4">
        <w:t xml:space="preserve">ângulos </w:t>
      </w:r>
      <w:r w:rsidR="004C1F7F">
        <w:t>atual</w:t>
      </w:r>
      <w:proofErr w:type="gramEnd"/>
      <w:r w:rsidR="005121D4">
        <w:t xml:space="preserve"> </w:t>
      </w:r>
      <w:r w:rsidR="00E93563">
        <w:t>e</w:t>
      </w:r>
      <w:r w:rsidR="0087222A">
        <w:t xml:space="preserve"> no </w:t>
      </w:r>
      <w:r w:rsidR="00DF0AA1">
        <w:t>desej</w:t>
      </w:r>
      <w:r w:rsidR="004C1F7F">
        <w:t>ável</w:t>
      </w:r>
      <w:r w:rsidR="005121D4">
        <w:t xml:space="preserve">. </w:t>
      </w:r>
      <w:r w:rsidR="004C1F7F">
        <w:t xml:space="preserve">O ângulo atual </w:t>
      </w:r>
      <w:r w:rsidR="0087222A">
        <w:t>refere-se</w:t>
      </w:r>
      <w:r w:rsidR="004C1F7F">
        <w:t xml:space="preserve"> ao posicionamento atual do telescópio e o desejável indica a posição que o telescópio deve alcançar. Ao concluir a focalização do corpo celeste, a ferramenta continua fazendo a leitura das novas coordenadas do astro, capturando do </w:t>
      </w:r>
      <w:proofErr w:type="spellStart"/>
      <w:r w:rsidR="004C1F7F">
        <w:t>Stellarium</w:t>
      </w:r>
      <w:proofErr w:type="spellEnd"/>
      <w:r w:rsidR="004C1F7F">
        <w:t xml:space="preserve"> a nova hora angular, levando em consideração movimentação da Terra. </w:t>
      </w:r>
      <w:r w:rsidR="001B7BCE">
        <w:t xml:space="preserve">Para auxiliar no entendimento dos processos de produção dessa etapa, </w:t>
      </w:r>
      <w:r w:rsidR="007B1E10">
        <w:t xml:space="preserve">na </w:t>
      </w:r>
      <w:r w:rsidR="00E93563">
        <w:rPr>
          <w:i/>
        </w:rPr>
        <w:t>Figura 9</w:t>
      </w:r>
      <w:r w:rsidR="007B1E10">
        <w:rPr>
          <w:i/>
        </w:rPr>
        <w:t>,</w:t>
      </w:r>
      <w:r w:rsidR="007B1E10">
        <w:t xml:space="preserve"> </w:t>
      </w:r>
      <w:r w:rsidR="001B7BCE">
        <w:t>será apresentado um pseudocódigo</w:t>
      </w:r>
      <w:r w:rsidR="007B1E10">
        <w:t xml:space="preserve"> </w:t>
      </w:r>
      <w:r w:rsidR="001B7BCE">
        <w:t>demonstrando o fluxo do desenvolvimento.</w:t>
      </w:r>
    </w:p>
    <w:p w:rsidR="006502ED" w:rsidRDefault="005A5471" w:rsidP="007B1E1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D5BDB0B" wp14:editId="37EEF98E">
            <wp:extent cx="3955415" cy="2275205"/>
            <wp:effectExtent l="0" t="0" r="6985" b="0"/>
            <wp:docPr id="9" name="Imagem 8" descr="Descrição: codi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Descrição: codigo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A5" w:rsidRPr="00E93563" w:rsidRDefault="00E93563" w:rsidP="00E93563">
      <w:pPr>
        <w:pStyle w:val="Legenda"/>
        <w:ind w:firstLine="0"/>
        <w:jc w:val="center"/>
        <w:rPr>
          <w:color w:val="auto"/>
          <w:sz w:val="20"/>
          <w:szCs w:val="20"/>
        </w:rPr>
      </w:pPr>
      <w:r w:rsidRPr="00E93563">
        <w:rPr>
          <w:color w:val="auto"/>
          <w:sz w:val="20"/>
          <w:szCs w:val="20"/>
        </w:rPr>
        <w:t xml:space="preserve">Figura </w:t>
      </w:r>
      <w:r w:rsidR="00320078">
        <w:rPr>
          <w:color w:val="auto"/>
          <w:sz w:val="20"/>
          <w:szCs w:val="20"/>
        </w:rPr>
        <w:t>9 -</w:t>
      </w:r>
      <w:r w:rsidR="007B1E10" w:rsidRPr="00E93563">
        <w:rPr>
          <w:color w:val="auto"/>
          <w:sz w:val="20"/>
          <w:szCs w:val="20"/>
        </w:rPr>
        <w:t xml:space="preserve"> </w:t>
      </w:r>
      <w:proofErr w:type="spellStart"/>
      <w:r w:rsidR="007B1E10" w:rsidRPr="00E93563">
        <w:rPr>
          <w:color w:val="auto"/>
          <w:sz w:val="20"/>
          <w:szCs w:val="20"/>
        </w:rPr>
        <w:t>Pseudo</w:t>
      </w:r>
      <w:proofErr w:type="spellEnd"/>
      <w:r w:rsidR="007B1E10" w:rsidRPr="00E93563">
        <w:rPr>
          <w:color w:val="auto"/>
          <w:sz w:val="20"/>
          <w:szCs w:val="20"/>
        </w:rPr>
        <w:t xml:space="preserve"> Código do Sistema de Controle Automático</w:t>
      </w:r>
      <w:r>
        <w:rPr>
          <w:rStyle w:val="Refdenotaderodap"/>
          <w:color w:val="auto"/>
          <w:sz w:val="20"/>
          <w:szCs w:val="20"/>
        </w:rPr>
        <w:footnoteReference w:id="2"/>
      </w:r>
    </w:p>
    <w:p w:rsidR="001D11BB" w:rsidRDefault="001D11BB" w:rsidP="00DB26A5">
      <w:pPr>
        <w:pStyle w:val="Ttulo3"/>
      </w:pPr>
      <w:bookmarkStart w:id="110" w:name="_Toc403074726"/>
      <w:r w:rsidRPr="0033185F">
        <w:t>3.</w:t>
      </w:r>
      <w:r w:rsidR="00CB724A" w:rsidRPr="0033185F">
        <w:t>3.3</w:t>
      </w:r>
      <w:r w:rsidRPr="0033185F">
        <w:t xml:space="preserve"> Cálculos </w:t>
      </w:r>
      <w:r w:rsidR="00A3602B" w:rsidRPr="0033185F">
        <w:t>das Coordenadas</w:t>
      </w:r>
      <w:bookmarkEnd w:id="110"/>
    </w:p>
    <w:p w:rsidR="00603FEE" w:rsidRDefault="00603FEE" w:rsidP="00603FEE">
      <w:r>
        <w:t>Após capturar das coordenadas de declinação</w:t>
      </w:r>
      <w:r w:rsidR="00101CF6">
        <w:t xml:space="preserve"> (DEC)</w:t>
      </w:r>
      <w:r>
        <w:t xml:space="preserve"> e </w:t>
      </w:r>
      <w:r w:rsidR="0033185F">
        <w:t>a</w:t>
      </w:r>
      <w:r>
        <w:t xml:space="preserve">scensão </w:t>
      </w:r>
      <w:r w:rsidR="0033185F">
        <w:t>r</w:t>
      </w:r>
      <w:r>
        <w:t>eta</w:t>
      </w:r>
      <w:r w:rsidR="00101CF6">
        <w:t xml:space="preserve"> (RA)</w:t>
      </w:r>
      <w:r>
        <w:t xml:space="preserve"> do </w:t>
      </w:r>
      <w:proofErr w:type="spellStart"/>
      <w:r>
        <w:t>Stellarium</w:t>
      </w:r>
      <w:proofErr w:type="spellEnd"/>
      <w:r>
        <w:t xml:space="preserve"> é necessário calcular a hora angula (HA), e para isso foram realizados os seguintes cálculos:</w:t>
      </w:r>
    </w:p>
    <w:p w:rsidR="0033185F" w:rsidRPr="0033185F" w:rsidRDefault="0033185F" w:rsidP="0033185F">
      <w:pPr>
        <w:ind w:firstLine="1701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UT=hora+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minuto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60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segundo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3600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+Fuso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0"/>
        </w:rPr>
        <w:t>(3.3.x</w:t>
      </w:r>
      <w:r w:rsidRPr="0033185F">
        <w:rPr>
          <w:sz w:val="20"/>
        </w:rPr>
        <w:t>)</w:t>
      </w:r>
    </w:p>
    <w:p w:rsidR="00603FEE" w:rsidRPr="00FB79B4" w:rsidRDefault="00603FEE" w:rsidP="00603FEE">
      <w:pPr>
        <w:rPr>
          <w:i/>
        </w:rPr>
      </w:pPr>
      <w:r w:rsidRPr="00FB79B4">
        <w:rPr>
          <w:i/>
        </w:rPr>
        <w:t xml:space="preserve">No qual, </w:t>
      </w:r>
    </w:p>
    <w:p w:rsidR="00603FEE" w:rsidRPr="00FB79B4" w:rsidRDefault="00603FEE" w:rsidP="00603FEE">
      <w:pPr>
        <w:rPr>
          <w:i/>
        </w:rPr>
      </w:pPr>
      <w:r w:rsidRPr="00FB79B4">
        <w:rPr>
          <w:i/>
        </w:rPr>
        <w:t>UT é o tempo universal;</w:t>
      </w:r>
    </w:p>
    <w:p w:rsidR="00603FEE" w:rsidRPr="00FB79B4" w:rsidRDefault="00603FEE" w:rsidP="00603FEE">
      <w:pPr>
        <w:rPr>
          <w:i/>
        </w:rPr>
      </w:pPr>
      <w:proofErr w:type="gramStart"/>
      <w:r w:rsidRPr="00FB79B4">
        <w:rPr>
          <w:i/>
        </w:rPr>
        <w:t>hora</w:t>
      </w:r>
      <w:proofErr w:type="gramEnd"/>
      <w:r w:rsidRPr="00FB79B4">
        <w:rPr>
          <w:i/>
        </w:rPr>
        <w:t xml:space="preserve">, minuto e segundo </w:t>
      </w:r>
      <w:r w:rsidR="0033185F">
        <w:rPr>
          <w:i/>
        </w:rPr>
        <w:t>referentes ao observador;</w:t>
      </w:r>
    </w:p>
    <w:p w:rsidR="00603FEE" w:rsidRPr="00FB79B4" w:rsidRDefault="00603FEE" w:rsidP="0033185F">
      <w:pPr>
        <w:ind w:firstLine="708"/>
        <w:rPr>
          <w:i/>
        </w:rPr>
      </w:pPr>
      <w:r w:rsidRPr="00FB79B4">
        <w:rPr>
          <w:i/>
        </w:rPr>
        <w:t>Fuso horário local</w:t>
      </w:r>
      <w:r w:rsidR="0033185F">
        <w:rPr>
          <w:i/>
        </w:rPr>
        <w:t xml:space="preserve"> do observador</w:t>
      </w:r>
      <w:r w:rsidRPr="00FB79B4">
        <w:rPr>
          <w:i/>
        </w:rPr>
        <w:t>;</w:t>
      </w:r>
    </w:p>
    <w:p w:rsidR="00603FEE" w:rsidRDefault="00603FEE" w:rsidP="00603FEE">
      <w:r>
        <w:t xml:space="preserve">Em seguida, é </w:t>
      </w:r>
      <w:r w:rsidR="0033185F">
        <w:t>feito os cálculos d</w:t>
      </w:r>
      <w:r>
        <w:t xml:space="preserve">os dias julianos referente ao tempo </w:t>
      </w:r>
      <w:r w:rsidR="0033185F">
        <w:t>solar atual do observador</w:t>
      </w:r>
      <w:r>
        <w:t xml:space="preserve">, desde 4613 </w:t>
      </w:r>
      <w:proofErr w:type="gramStart"/>
      <w:r>
        <w:t>a.C.</w:t>
      </w:r>
      <w:proofErr w:type="gramEnd"/>
      <w:r>
        <w:t>:</w:t>
      </w:r>
    </w:p>
    <w:p w:rsidR="0033185F" w:rsidRPr="0033185F" w:rsidRDefault="0033185F" w:rsidP="0033185F">
      <w:pPr>
        <w:ind w:firstLine="1701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JD=JD200+JDatual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0"/>
        </w:rPr>
        <w:t>(3.3.1</w:t>
      </w:r>
      <w:r w:rsidRPr="0033185F">
        <w:rPr>
          <w:sz w:val="20"/>
        </w:rPr>
        <w:t>)</w:t>
      </w:r>
    </w:p>
    <w:p w:rsidR="00603FEE" w:rsidRPr="0033185F" w:rsidRDefault="0033185F" w:rsidP="0033185F">
      <w:pPr>
        <w:ind w:firstLine="0"/>
        <w:rPr>
          <w:i/>
        </w:rPr>
      </w:pPr>
      <w:r>
        <w:rPr>
          <w:i/>
        </w:rPr>
        <w:t>Sendo que</w:t>
      </w:r>
      <w:r w:rsidR="00603FEE" w:rsidRPr="0033185F">
        <w:rPr>
          <w:i/>
        </w:rPr>
        <w:t>,</w:t>
      </w:r>
    </w:p>
    <w:p w:rsidR="00603FEE" w:rsidRPr="0033185F" w:rsidRDefault="00603FEE" w:rsidP="00603FEE">
      <w:pPr>
        <w:rPr>
          <w:i/>
        </w:rPr>
      </w:pPr>
      <w:r w:rsidRPr="0033185F">
        <w:rPr>
          <w:i/>
        </w:rPr>
        <w:lastRenderedPageBreak/>
        <w:t>JD2000</w:t>
      </w:r>
      <w:r w:rsidRPr="0033185F">
        <w:rPr>
          <w:i/>
          <w:color w:val="000080"/>
        </w:rPr>
        <w:t xml:space="preserve"> </w:t>
      </w:r>
      <w:r w:rsidRPr="0033185F">
        <w:rPr>
          <w:i/>
        </w:rPr>
        <w:t xml:space="preserve">representa o dia </w:t>
      </w:r>
      <w:proofErr w:type="gramStart"/>
      <w:r w:rsidRPr="0033185F">
        <w:rPr>
          <w:i/>
        </w:rPr>
        <w:t>juliano</w:t>
      </w:r>
      <w:proofErr w:type="gramEnd"/>
      <w:r w:rsidRPr="0033185F">
        <w:rPr>
          <w:i/>
        </w:rPr>
        <w:t xml:space="preserve"> desde </w:t>
      </w:r>
      <w:commentRangeStart w:id="111"/>
      <w:r w:rsidRPr="0033185F">
        <w:rPr>
          <w:i/>
        </w:rPr>
        <w:t xml:space="preserve">4613 </w:t>
      </w:r>
      <w:commentRangeEnd w:id="111"/>
      <w:r w:rsidR="00AD7404">
        <w:rPr>
          <w:rStyle w:val="Refdecomentrio"/>
        </w:rPr>
        <w:commentReference w:id="111"/>
      </w:r>
      <w:r w:rsidRPr="0033185F">
        <w:rPr>
          <w:i/>
        </w:rPr>
        <w:t>a.C. até o ano de 2000;</w:t>
      </w:r>
    </w:p>
    <w:p w:rsidR="00603FEE" w:rsidRPr="0033185F" w:rsidRDefault="00603FEE" w:rsidP="00603FEE">
      <w:pPr>
        <w:rPr>
          <w:i/>
        </w:rPr>
      </w:pPr>
      <w:proofErr w:type="spellStart"/>
      <w:proofErr w:type="gramStart"/>
      <w:r w:rsidRPr="0033185F">
        <w:rPr>
          <w:i/>
          <w:color w:val="000000"/>
        </w:rPr>
        <w:t>JDatual</w:t>
      </w:r>
      <w:proofErr w:type="spellEnd"/>
      <w:proofErr w:type="gramEnd"/>
      <w:r w:rsidRPr="0033185F">
        <w:rPr>
          <w:i/>
          <w:color w:val="000000"/>
        </w:rPr>
        <w:t xml:space="preserve"> é o dia juliano </w:t>
      </w:r>
      <w:r w:rsidR="007B553E" w:rsidRPr="0033185F">
        <w:rPr>
          <w:i/>
          <w:color w:val="000000"/>
        </w:rPr>
        <w:t>a partir do</w:t>
      </w:r>
      <w:r w:rsidRPr="0033185F">
        <w:rPr>
          <w:i/>
          <w:color w:val="000000"/>
        </w:rPr>
        <w:t xml:space="preserve"> ano de 2000 até a data atual;</w:t>
      </w:r>
      <w:r w:rsidRPr="0033185F">
        <w:rPr>
          <w:i/>
        </w:rPr>
        <w:t xml:space="preserve"> </w:t>
      </w:r>
    </w:p>
    <w:p w:rsidR="007B553E" w:rsidRDefault="00101CF6" w:rsidP="007B553E">
      <w:r>
        <w:t>Após esses cálculos é necessário converter a Longitude (referente ao ponto do observador) e o RA para grau, e em seguida é feito o calculo do</w:t>
      </w:r>
      <w:r w:rsidR="007B553E">
        <w:t xml:space="preserve"> tempo Sideral de</w:t>
      </w:r>
      <w:r>
        <w:t xml:space="preserve"> Greenwich </w:t>
      </w:r>
      <w:r w:rsidR="007B553E">
        <w:t>(</w:t>
      </w:r>
      <w:r>
        <w:t>GMST</w:t>
      </w:r>
      <w:r w:rsidR="007B553E">
        <w:t>) e do Tempo Local Sideral (LST) utilizando as formulas apresentadas no item 2.3.7 do capítulo anterior</w:t>
      </w:r>
      <w:r>
        <w:t>.</w:t>
      </w:r>
      <w:r w:rsidR="00571F29">
        <w:t xml:space="preserve"> Utilizando os cálculos anteriores, determina-se a Hora Angular a partir da subtração entre</w:t>
      </w:r>
      <w:r w:rsidR="007B553E">
        <w:t xml:space="preserve"> </w:t>
      </w:r>
      <w:r w:rsidR="00571F29">
        <w:t>o</w:t>
      </w:r>
      <w:r w:rsidR="007B553E">
        <w:t xml:space="preserve"> LST</w:t>
      </w:r>
      <w:r w:rsidR="00571F29">
        <w:t xml:space="preserve"> e o RA, observe a equação abaixo.</w:t>
      </w:r>
    </w:p>
    <w:p w:rsidR="00571F29" w:rsidRPr="00571F29" w:rsidDel="00AD7404" w:rsidRDefault="00571F29" w:rsidP="00571F29">
      <w:pPr>
        <w:ind w:firstLine="2835"/>
        <w:jc w:val="right"/>
        <w:rPr>
          <w:del w:id="112" w:author="Simoes" w:date="2014-11-07T11:25:00Z"/>
          <w:sz w:val="28"/>
          <w:szCs w:val="28"/>
        </w:rPr>
      </w:pPr>
      <w:del w:id="113" w:author="Simoes" w:date="2014-11-07T11:25:00Z">
        <m:oMath>
          <m:r>
            <w:rPr>
              <w:rFonts w:ascii="Cambria Math" w:hAnsi="Cambria Math"/>
              <w:sz w:val="28"/>
              <w:szCs w:val="28"/>
            </w:rPr>
            <m:t>HA=LST-RA</m:t>
          </m:r>
        </m:oMath>
        <w:r w:rsidRPr="00D30A7B" w:rsidDel="00AD7404">
          <w:rPr>
            <w:sz w:val="28"/>
            <w:szCs w:val="28"/>
          </w:rPr>
          <w:tab/>
        </w:r>
        <w:r w:rsidRPr="00D30A7B" w:rsidDel="00AD7404">
          <w:rPr>
            <w:sz w:val="28"/>
            <w:szCs w:val="28"/>
          </w:rPr>
          <w:tab/>
        </w:r>
        <w:r w:rsidRPr="00D30A7B" w:rsidDel="00AD7404">
          <w:rPr>
            <w:sz w:val="28"/>
            <w:szCs w:val="28"/>
          </w:rPr>
          <w:tab/>
        </w:r>
        <w:r w:rsidRPr="00D30A7B" w:rsidDel="00AD7404">
          <w:rPr>
            <w:sz w:val="28"/>
            <w:szCs w:val="28"/>
          </w:rPr>
          <w:tab/>
        </w:r>
        <w:r w:rsidDel="00AD7404">
          <w:rPr>
            <w:sz w:val="20"/>
          </w:rPr>
          <w:delText>(3.3.</w:delText>
        </w:r>
        <w:r w:rsidR="0033185F" w:rsidDel="00AD7404">
          <w:rPr>
            <w:sz w:val="20"/>
          </w:rPr>
          <w:delText>2</w:delText>
        </w:r>
        <w:r w:rsidRPr="00D30A7B" w:rsidDel="00AD7404">
          <w:rPr>
            <w:sz w:val="20"/>
          </w:rPr>
          <w:delText>)</w:delText>
        </w:r>
      </w:del>
    </w:p>
    <w:p w:rsidR="00F15202" w:rsidRDefault="00571F29" w:rsidP="00F15202">
      <w:r>
        <w:t xml:space="preserve">Após conseguirmos calcular a hora angular e a declinação </w:t>
      </w:r>
      <w:r w:rsidR="0033185F">
        <w:t xml:space="preserve">o posicionamento do telescópio é feito mediante algumas </w:t>
      </w:r>
      <w:r w:rsidR="00146509">
        <w:t>manipulações matemáticas.</w:t>
      </w:r>
    </w:p>
    <w:p w:rsidR="00E347D5" w:rsidRPr="00D30A7B" w:rsidRDefault="00146509" w:rsidP="00E347D5">
      <w:r>
        <w:t xml:space="preserve">Na primeira fase dos cálculos </w:t>
      </w:r>
      <w:r w:rsidR="00E37333">
        <w:t xml:space="preserve">há a necessidade de </w:t>
      </w:r>
      <w:r w:rsidR="00622C0D">
        <w:t>encontrar o ângulo de rotação</w:t>
      </w:r>
      <w:r>
        <w:t xml:space="preserve"> </w:t>
      </w:r>
      <w:r w:rsidR="00622C0D">
        <w:t>(</w:t>
      </w:r>
      <w:r w:rsidR="00622C0D">
        <w:rPr>
          <w:szCs w:val="24"/>
        </w:rPr>
        <w:t>β</w:t>
      </w:r>
      <w:r w:rsidR="00622C0D">
        <w:t xml:space="preserve">) </w:t>
      </w:r>
      <w:r>
        <w:t>dado em graus a partir da transformação d</w:t>
      </w:r>
      <w:r w:rsidR="006D4DFD">
        <w:t>as coordenadas</w:t>
      </w:r>
      <w:r>
        <w:t xml:space="preserve"> da hora angular,</w:t>
      </w:r>
      <w:r w:rsidR="006D4DFD">
        <w:t xml:space="preserve"> </w:t>
      </w:r>
      <w:r w:rsidR="00673D4C">
        <w:t>representada</w:t>
      </w:r>
      <w:r w:rsidR="006D4DFD">
        <w:t xml:space="preserve"> em hora</w:t>
      </w:r>
      <w:r>
        <w:t xml:space="preserve"> (h)</w:t>
      </w:r>
      <w:r w:rsidR="006D4DFD">
        <w:t>, minuto</w:t>
      </w:r>
      <w:r>
        <w:t xml:space="preserve"> (m)</w:t>
      </w:r>
      <w:r w:rsidR="006D4DFD">
        <w:t xml:space="preserve"> </w:t>
      </w:r>
      <w:r w:rsidR="006D4DFD" w:rsidRPr="00D30A7B">
        <w:t>e segundo</w:t>
      </w:r>
      <w:r w:rsidRPr="00D30A7B">
        <w:t xml:space="preserve"> (s)</w:t>
      </w:r>
      <w:r w:rsidR="006D4DFD" w:rsidRPr="00D30A7B">
        <w:t>.</w:t>
      </w:r>
    </w:p>
    <w:p w:rsidR="004232BE" w:rsidRPr="00D30A7B" w:rsidRDefault="00576BCB" w:rsidP="00261A11">
      <w:pPr>
        <w:ind w:firstLine="2835"/>
        <w:jc w:val="right"/>
        <w:rPr>
          <w:sz w:val="28"/>
          <w:szCs w:val="28"/>
        </w:rPr>
      </w:pPr>
      <w:r w:rsidRPr="00D30A7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β=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s+60m+3600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90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21600</m:t>
            </m:r>
          </m:den>
        </m:f>
      </m:oMath>
      <w:r w:rsidR="0087222A" w:rsidRPr="00D30A7B">
        <w:rPr>
          <w:sz w:val="28"/>
          <w:szCs w:val="28"/>
        </w:rPr>
        <w:tab/>
      </w:r>
      <w:r w:rsidR="0087222A" w:rsidRPr="00D30A7B">
        <w:rPr>
          <w:sz w:val="28"/>
          <w:szCs w:val="28"/>
        </w:rPr>
        <w:tab/>
      </w:r>
      <w:r w:rsidR="0087222A" w:rsidRPr="00D30A7B">
        <w:rPr>
          <w:sz w:val="28"/>
          <w:szCs w:val="28"/>
        </w:rPr>
        <w:tab/>
      </w:r>
      <w:r w:rsidR="0087222A" w:rsidRPr="00D30A7B">
        <w:rPr>
          <w:sz w:val="28"/>
          <w:szCs w:val="28"/>
        </w:rPr>
        <w:tab/>
      </w:r>
      <w:r w:rsidR="00571F29">
        <w:rPr>
          <w:sz w:val="20"/>
        </w:rPr>
        <w:t>(3.3.</w:t>
      </w:r>
      <w:r w:rsidR="0033185F">
        <w:rPr>
          <w:sz w:val="20"/>
        </w:rPr>
        <w:t>3</w:t>
      </w:r>
      <w:r w:rsidR="0087222A" w:rsidRPr="00D30A7B">
        <w:rPr>
          <w:sz w:val="20"/>
        </w:rPr>
        <w:t>)</w:t>
      </w:r>
    </w:p>
    <w:p w:rsidR="006D2EC5" w:rsidRPr="00D30A7B" w:rsidRDefault="00146509" w:rsidP="006D2EC5">
      <w:pPr>
        <w:rPr>
          <w:sz w:val="28"/>
          <w:szCs w:val="28"/>
        </w:rPr>
      </w:pPr>
      <w:r w:rsidRPr="00D30A7B">
        <w:rPr>
          <w:szCs w:val="24"/>
        </w:rPr>
        <w:t>Na sequência encontram-se os valores em graus da inclinação</w:t>
      </w:r>
      <w:r w:rsidR="006479A5" w:rsidRPr="00D30A7B">
        <w:rPr>
          <w:szCs w:val="24"/>
        </w:rPr>
        <w:t xml:space="preserve">, </w:t>
      </w:r>
      <w:r w:rsidRPr="00D30A7B">
        <w:rPr>
          <w:szCs w:val="24"/>
        </w:rPr>
        <w:t>a partir da declinaç</w:t>
      </w:r>
      <w:r w:rsidR="006479A5" w:rsidRPr="00D30A7B">
        <w:rPr>
          <w:szCs w:val="24"/>
        </w:rPr>
        <w:t>ão</w:t>
      </w:r>
      <w:r w:rsidR="00576BCB" w:rsidRPr="00D30A7B">
        <w:rPr>
          <w:szCs w:val="24"/>
        </w:rPr>
        <w:t>, dada em graus (g), minuto(m) e segundo(s)</w:t>
      </w:r>
      <w:r w:rsidR="006479A5" w:rsidRPr="00D30A7B">
        <w:rPr>
          <w:szCs w:val="24"/>
        </w:rPr>
        <w:t xml:space="preserve">. </w:t>
      </w:r>
    </w:p>
    <w:p w:rsidR="00E37333" w:rsidRPr="00D30A7B" w:rsidRDefault="005A5471" w:rsidP="00261A11">
      <w:pPr>
        <w:ind w:firstLine="2835"/>
        <w:jc w:val="right"/>
        <w:rPr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=90-</m:t>
        </m:r>
        <m:d>
          <m:dPr>
            <m:ctrlPr>
              <w:rPr>
                <w:rFonts w:ascii="Cambria Math" w:hAnsi="Cambria Math" w:cs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g+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60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s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3600</m:t>
                </m: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d>
      </m:oMath>
      <w:r w:rsidR="0087222A" w:rsidRPr="00D30A7B">
        <w:rPr>
          <w:sz w:val="28"/>
          <w:szCs w:val="28"/>
        </w:rPr>
        <w:t xml:space="preserve">     </w:t>
      </w:r>
      <w:r w:rsidR="0087222A" w:rsidRPr="00D30A7B">
        <w:rPr>
          <w:sz w:val="28"/>
          <w:szCs w:val="28"/>
        </w:rPr>
        <w:tab/>
      </w:r>
      <w:r w:rsidR="0087222A" w:rsidRPr="00D30A7B">
        <w:rPr>
          <w:sz w:val="28"/>
          <w:szCs w:val="28"/>
        </w:rPr>
        <w:tab/>
      </w:r>
      <w:r w:rsidR="0087222A" w:rsidRPr="00D30A7B">
        <w:rPr>
          <w:sz w:val="28"/>
          <w:szCs w:val="28"/>
        </w:rPr>
        <w:tab/>
      </w:r>
      <w:r w:rsidR="00571F29">
        <w:rPr>
          <w:sz w:val="20"/>
          <w:szCs w:val="28"/>
        </w:rPr>
        <w:t>(3.3.</w:t>
      </w:r>
      <w:r w:rsidR="0033185F">
        <w:rPr>
          <w:sz w:val="20"/>
          <w:szCs w:val="28"/>
        </w:rPr>
        <w:t>4</w:t>
      </w:r>
      <w:r w:rsidR="0087222A" w:rsidRPr="00D30A7B">
        <w:rPr>
          <w:sz w:val="20"/>
          <w:szCs w:val="28"/>
        </w:rPr>
        <w:t>)</w:t>
      </w:r>
    </w:p>
    <w:p w:rsidR="00B74CC8" w:rsidRPr="00B74CC8" w:rsidRDefault="003A2BED" w:rsidP="0087222A">
      <w:pPr>
        <w:rPr>
          <w:szCs w:val="24"/>
        </w:rPr>
      </w:pPr>
      <w:r w:rsidRPr="00D30A7B">
        <w:rPr>
          <w:szCs w:val="24"/>
        </w:rPr>
        <w:t>A partir dessas manipulações matemáticas, simples,</w:t>
      </w:r>
      <w:r w:rsidR="005F7821" w:rsidRPr="00D30A7B">
        <w:rPr>
          <w:szCs w:val="24"/>
        </w:rPr>
        <w:t xml:space="preserve"> iniciam-se</w:t>
      </w:r>
      <w:r w:rsidRPr="00D30A7B">
        <w:rPr>
          <w:szCs w:val="24"/>
        </w:rPr>
        <w:t xml:space="preserve"> os cálculos da</w:t>
      </w:r>
      <w:r w:rsidR="005F7821" w:rsidRPr="00D30A7B">
        <w:rPr>
          <w:szCs w:val="24"/>
        </w:rPr>
        <w:t>s</w:t>
      </w:r>
      <w:r w:rsidRPr="00D30A7B">
        <w:rPr>
          <w:szCs w:val="24"/>
        </w:rPr>
        <w:t xml:space="preserve"> velocidade</w:t>
      </w:r>
      <w:r w:rsidR="005F7821" w:rsidRPr="00D30A7B">
        <w:rPr>
          <w:szCs w:val="24"/>
        </w:rPr>
        <w:t>s</w:t>
      </w:r>
      <w:r w:rsidRPr="00D30A7B">
        <w:rPr>
          <w:szCs w:val="24"/>
        </w:rPr>
        <w:t xml:space="preserve"> do ângulo de rotação e de inclinação. Tais </w:t>
      </w:r>
      <w:r w:rsidR="005F7821" w:rsidRPr="00D30A7B">
        <w:rPr>
          <w:szCs w:val="24"/>
        </w:rPr>
        <w:t>cálculos são baseados na técnica de controle PID, pois esta é capaz de variar a velocidade</w:t>
      </w:r>
      <w:r w:rsidR="007F7159" w:rsidRPr="00D30A7B">
        <w:rPr>
          <w:szCs w:val="24"/>
        </w:rPr>
        <w:t xml:space="preserve"> que será impressa</w:t>
      </w:r>
      <w:r w:rsidR="005F7821" w:rsidRPr="00D30A7B">
        <w:rPr>
          <w:szCs w:val="24"/>
        </w:rPr>
        <w:t xml:space="preserve"> pelos motores da</w:t>
      </w:r>
      <w:r w:rsidR="005F7821">
        <w:rPr>
          <w:szCs w:val="24"/>
        </w:rPr>
        <w:t xml:space="preserve"> base, de acordo com a diferença entre </w:t>
      </w:r>
      <w:r w:rsidR="00DC49C4">
        <w:rPr>
          <w:szCs w:val="24"/>
        </w:rPr>
        <w:t>os ângulos desejáveis e atuais. A seguir serão apresentadas as equações de velocidade</w:t>
      </w:r>
      <w:r w:rsidR="008B76F9">
        <w:rPr>
          <w:szCs w:val="24"/>
        </w:rPr>
        <w:t>s de rotação</w:t>
      </w:r>
      <w:r w:rsidR="00DC49C4">
        <w:rPr>
          <w:szCs w:val="24"/>
        </w:rPr>
        <w:t xml:space="preserve"> e inclinação, respectivamente.</w:t>
      </w:r>
    </w:p>
    <w:p w:rsidR="00DC49C4" w:rsidRPr="00A30386" w:rsidRDefault="005A5471" w:rsidP="0087222A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VR(t)</m:t>
        </m:r>
        <m:r>
          <w:rPr>
            <w:rFonts w:ascii="Cambria Math" w:eastAsia="Cambria Math" w:hAnsi="Cambria Math" w:cs="Cambria Math"/>
            <w:sz w:val="28"/>
            <w:szCs w:val="28"/>
          </w:rPr>
          <m:t>=e(t)Kpr+Kir</m:t>
        </m:r>
        <m:nary>
          <m:naryPr>
            <m:limLoc m:val="undOvr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e</m:t>
            </m:r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dτ+kdr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dt</m:t>
                </m:r>
              </m:den>
            </m:f>
            <m:r>
              <w:rPr>
                <w:rFonts w:ascii="Cambria Math" w:eastAsia="Cambria Math" w:hAnsi="Cambria Math" w:cs="Cambria Math"/>
                <w:sz w:val="28"/>
                <w:szCs w:val="28"/>
              </w:rPr>
              <m:t>e(t)</m:t>
            </m:r>
          </m:e>
        </m:nary>
      </m:oMath>
      <w:r w:rsidR="0087222A">
        <w:rPr>
          <w:i/>
          <w:sz w:val="28"/>
          <w:szCs w:val="28"/>
        </w:rPr>
        <w:t xml:space="preserve">  </w:t>
      </w:r>
      <w:r w:rsidR="00B74CC8">
        <w:rPr>
          <w:i/>
          <w:sz w:val="28"/>
          <w:szCs w:val="28"/>
        </w:rPr>
        <w:t xml:space="preserve">                </w:t>
      </w:r>
      <w:r w:rsidR="00B74CC8">
        <w:rPr>
          <w:i/>
          <w:sz w:val="28"/>
          <w:szCs w:val="28"/>
        </w:rPr>
        <w:tab/>
        <w:t xml:space="preserve">      </w:t>
      </w:r>
      <w:r w:rsidR="0087222A" w:rsidRPr="00B74CC8">
        <w:rPr>
          <w:sz w:val="20"/>
          <w:szCs w:val="28"/>
        </w:rPr>
        <w:t>(3.3</w:t>
      </w:r>
      <w:r w:rsidR="0033185F">
        <w:rPr>
          <w:sz w:val="20"/>
          <w:szCs w:val="28"/>
        </w:rPr>
        <w:t>.5</w:t>
      </w:r>
      <w:r w:rsidR="0087222A" w:rsidRPr="00B74CC8">
        <w:rPr>
          <w:sz w:val="20"/>
          <w:szCs w:val="28"/>
        </w:rPr>
        <w:t>)</w:t>
      </w:r>
    </w:p>
    <w:p w:rsidR="008B76F9" w:rsidRDefault="008B76F9" w:rsidP="00F15202">
      <w:pPr>
        <w:rPr>
          <w:szCs w:val="24"/>
        </w:rPr>
      </w:pPr>
      <w:proofErr w:type="gramStart"/>
      <w:r>
        <w:rPr>
          <w:szCs w:val="24"/>
        </w:rPr>
        <w:t>e</w:t>
      </w:r>
      <w:proofErr w:type="gramEnd"/>
    </w:p>
    <w:p w:rsidR="008B76F9" w:rsidRPr="006E0FDA" w:rsidRDefault="005A5471" w:rsidP="006E0FDA">
      <w:pPr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VI(t)</m:t>
        </m:r>
        <m:r>
          <w:rPr>
            <w:rFonts w:ascii="Cambria Math" w:eastAsia="Cambria Math" w:hAnsi="Cambria Math" w:cs="Cambria Math"/>
            <w:sz w:val="28"/>
            <w:szCs w:val="28"/>
          </w:rPr>
          <m:t>=u(t)Kpi+Kii</m:t>
        </m:r>
        <m:nary>
          <m:naryPr>
            <m:limLoc m:val="undOvr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dτ+kdi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dt</m:t>
                </m:r>
              </m:den>
            </m:f>
            <m:r>
              <w:rPr>
                <w:rFonts w:ascii="Cambria Math" w:eastAsia="Cambria Math" w:hAnsi="Cambria Math" w:cs="Cambria Math"/>
                <w:sz w:val="28"/>
                <w:szCs w:val="28"/>
              </w:rPr>
              <m:t>u(t)</m:t>
            </m:r>
          </m:e>
        </m:nary>
      </m:oMath>
      <w:r w:rsidR="00571F29">
        <w:rPr>
          <w:i/>
          <w:sz w:val="28"/>
          <w:szCs w:val="28"/>
        </w:rPr>
        <w:t xml:space="preserve">                            </w:t>
      </w:r>
      <w:r w:rsidR="0087222A">
        <w:rPr>
          <w:i/>
          <w:sz w:val="28"/>
          <w:szCs w:val="28"/>
        </w:rPr>
        <w:t xml:space="preserve"> </w:t>
      </w:r>
      <w:r w:rsidR="00571F29">
        <w:rPr>
          <w:sz w:val="20"/>
          <w:szCs w:val="28"/>
        </w:rPr>
        <w:t>(3.</w:t>
      </w:r>
      <w:r w:rsidR="0033185F">
        <w:rPr>
          <w:sz w:val="20"/>
          <w:szCs w:val="28"/>
        </w:rPr>
        <w:t>3.6</w:t>
      </w:r>
      <w:r w:rsidR="0087222A" w:rsidRPr="00B74CC8">
        <w:rPr>
          <w:sz w:val="20"/>
          <w:szCs w:val="28"/>
        </w:rPr>
        <w:t>)</w:t>
      </w:r>
    </w:p>
    <w:p w:rsidR="0006167A" w:rsidRPr="006E0FDA" w:rsidRDefault="0087222A" w:rsidP="00F15202">
      <w:pPr>
        <w:rPr>
          <w:i/>
          <w:szCs w:val="24"/>
        </w:rPr>
      </w:pPr>
      <w:r w:rsidRPr="006E0FDA">
        <w:rPr>
          <w:i/>
          <w:szCs w:val="24"/>
        </w:rPr>
        <w:t>No qual</w:t>
      </w:r>
      <w:r w:rsidR="0006167A" w:rsidRPr="006E0FDA">
        <w:rPr>
          <w:i/>
          <w:szCs w:val="24"/>
        </w:rPr>
        <w:t>,</w:t>
      </w:r>
    </w:p>
    <w:p w:rsidR="008B76F9" w:rsidRPr="006E0FDA" w:rsidRDefault="008B76F9" w:rsidP="00F15202">
      <w:pPr>
        <w:rPr>
          <w:i/>
          <w:szCs w:val="24"/>
        </w:rPr>
      </w:pPr>
      <w:r w:rsidRPr="006E0FDA">
        <w:rPr>
          <w:i/>
          <w:szCs w:val="24"/>
        </w:rPr>
        <w:lastRenderedPageBreak/>
        <w:t>VR = Velocidade de Rotação;</w:t>
      </w:r>
    </w:p>
    <w:p w:rsidR="008B76F9" w:rsidRPr="006E0FDA" w:rsidRDefault="008B76F9" w:rsidP="00F15202">
      <w:pPr>
        <w:rPr>
          <w:i/>
          <w:szCs w:val="24"/>
        </w:rPr>
      </w:pPr>
      <w:r w:rsidRPr="006E0FDA">
        <w:rPr>
          <w:i/>
          <w:szCs w:val="24"/>
        </w:rPr>
        <w:t>t = instante atual;</w:t>
      </w:r>
    </w:p>
    <w:p w:rsidR="0006167A" w:rsidRPr="006E0FDA" w:rsidRDefault="0006167A" w:rsidP="00F15202">
      <w:pPr>
        <w:rPr>
          <w:i/>
          <w:szCs w:val="24"/>
        </w:rPr>
      </w:pPr>
      <w:proofErr w:type="gramStart"/>
      <w:r w:rsidRPr="006E0FDA">
        <w:rPr>
          <w:i/>
          <w:szCs w:val="24"/>
        </w:rPr>
        <w:t>e</w:t>
      </w:r>
      <w:proofErr w:type="gramEnd"/>
      <w:r w:rsidRPr="006E0FDA">
        <w:rPr>
          <w:i/>
          <w:szCs w:val="24"/>
        </w:rPr>
        <w:t xml:space="preserve"> =  </w:t>
      </w:r>
      <w:r w:rsidR="008B76F9" w:rsidRPr="006E0FDA">
        <w:rPr>
          <w:i/>
          <w:szCs w:val="24"/>
        </w:rPr>
        <w:t>β</w:t>
      </w:r>
      <w:r w:rsidRPr="006E0FDA">
        <w:rPr>
          <w:i/>
          <w:szCs w:val="24"/>
        </w:rPr>
        <w:t xml:space="preserve">desejado – </w:t>
      </w:r>
      <w:r w:rsidR="008B76F9" w:rsidRPr="006E0FDA">
        <w:rPr>
          <w:i/>
          <w:szCs w:val="24"/>
        </w:rPr>
        <w:t>β</w:t>
      </w:r>
      <w:r w:rsidRPr="006E0FDA">
        <w:rPr>
          <w:i/>
          <w:szCs w:val="24"/>
        </w:rPr>
        <w:t>atual</w:t>
      </w:r>
      <w:r w:rsidR="008B76F9" w:rsidRPr="006E0FDA">
        <w:rPr>
          <w:i/>
          <w:szCs w:val="24"/>
        </w:rPr>
        <w:t>;</w:t>
      </w:r>
    </w:p>
    <w:p w:rsidR="008B76F9" w:rsidRPr="006E0FDA" w:rsidRDefault="008B76F9" w:rsidP="00F15202">
      <w:pPr>
        <w:rPr>
          <w:i/>
          <w:szCs w:val="24"/>
        </w:rPr>
      </w:pPr>
      <w:proofErr w:type="gramStart"/>
      <w:r w:rsidRPr="006E0FDA">
        <w:rPr>
          <w:i/>
          <w:szCs w:val="24"/>
        </w:rPr>
        <w:t>u</w:t>
      </w:r>
      <w:proofErr w:type="gramEnd"/>
      <w:r w:rsidRPr="006E0FDA">
        <w:rPr>
          <w:i/>
          <w:szCs w:val="24"/>
        </w:rPr>
        <w:t xml:space="preserve"> = </w:t>
      </w:r>
      <w:proofErr w:type="spellStart"/>
      <w:r w:rsidRPr="006E0FDA">
        <w:rPr>
          <w:i/>
          <w:szCs w:val="24"/>
        </w:rPr>
        <w:t>δdesejado</w:t>
      </w:r>
      <w:proofErr w:type="spellEnd"/>
      <w:r w:rsidRPr="006E0FDA">
        <w:rPr>
          <w:i/>
          <w:szCs w:val="24"/>
        </w:rPr>
        <w:t xml:space="preserve"> - </w:t>
      </w:r>
      <w:proofErr w:type="spellStart"/>
      <w:r w:rsidRPr="006E0FDA">
        <w:rPr>
          <w:i/>
          <w:szCs w:val="24"/>
        </w:rPr>
        <w:t>δatual</w:t>
      </w:r>
      <w:proofErr w:type="spellEnd"/>
    </w:p>
    <w:p w:rsidR="0006167A" w:rsidRPr="006E0FDA" w:rsidRDefault="00303C57" w:rsidP="00F15202">
      <w:pPr>
        <w:rPr>
          <w:i/>
          <w:szCs w:val="24"/>
        </w:rPr>
      </w:pPr>
      <w:proofErr w:type="spellStart"/>
      <w:r w:rsidRPr="006E0FDA">
        <w:rPr>
          <w:i/>
          <w:szCs w:val="24"/>
        </w:rPr>
        <w:t>Kp</w:t>
      </w:r>
      <w:proofErr w:type="spellEnd"/>
      <w:r w:rsidR="0006167A" w:rsidRPr="006E0FDA">
        <w:rPr>
          <w:i/>
          <w:szCs w:val="24"/>
        </w:rPr>
        <w:t xml:space="preserve"> </w:t>
      </w:r>
      <w:r w:rsidR="008B76F9" w:rsidRPr="006E0FDA">
        <w:rPr>
          <w:i/>
          <w:szCs w:val="24"/>
        </w:rPr>
        <w:t>= parâmetro de ajuste do g</w:t>
      </w:r>
      <w:r w:rsidR="0006167A" w:rsidRPr="006E0FDA">
        <w:rPr>
          <w:i/>
          <w:szCs w:val="24"/>
        </w:rPr>
        <w:t xml:space="preserve">anho </w:t>
      </w:r>
      <w:r w:rsidR="008B76F9" w:rsidRPr="006E0FDA">
        <w:rPr>
          <w:i/>
          <w:szCs w:val="24"/>
        </w:rPr>
        <w:t>p</w:t>
      </w:r>
      <w:r w:rsidR="0006167A" w:rsidRPr="006E0FDA">
        <w:rPr>
          <w:i/>
          <w:szCs w:val="24"/>
        </w:rPr>
        <w:t xml:space="preserve">roporcional </w:t>
      </w:r>
      <w:r w:rsidR="008B76F9" w:rsidRPr="006E0FDA">
        <w:rPr>
          <w:i/>
          <w:szCs w:val="24"/>
        </w:rPr>
        <w:t>de rotação</w:t>
      </w:r>
      <w:r w:rsidRPr="006E0FDA">
        <w:rPr>
          <w:i/>
          <w:szCs w:val="24"/>
        </w:rPr>
        <w:t xml:space="preserve"> (r) ou inclinação (i)</w:t>
      </w:r>
      <w:r w:rsidR="008B76F9" w:rsidRPr="006E0FDA">
        <w:rPr>
          <w:i/>
          <w:szCs w:val="24"/>
        </w:rPr>
        <w:t>;</w:t>
      </w:r>
    </w:p>
    <w:p w:rsidR="008B76F9" w:rsidRPr="006E0FDA" w:rsidRDefault="008B76F9" w:rsidP="008B76F9">
      <w:pPr>
        <w:rPr>
          <w:i/>
          <w:szCs w:val="24"/>
        </w:rPr>
      </w:pPr>
      <w:r w:rsidRPr="006E0FDA">
        <w:rPr>
          <w:i/>
          <w:szCs w:val="24"/>
        </w:rPr>
        <w:t>Ki = parâmetro de ajuste do ganho integral</w:t>
      </w:r>
      <w:r w:rsidR="00303C57" w:rsidRPr="006E0FDA">
        <w:rPr>
          <w:i/>
          <w:szCs w:val="24"/>
        </w:rPr>
        <w:t xml:space="preserve"> de rotação (r) ou inclinação (i);</w:t>
      </w:r>
    </w:p>
    <w:p w:rsidR="008B76F9" w:rsidRPr="006E0FDA" w:rsidRDefault="008B76F9" w:rsidP="006E0FDA">
      <w:pPr>
        <w:rPr>
          <w:i/>
          <w:szCs w:val="24"/>
        </w:rPr>
      </w:pPr>
      <w:proofErr w:type="spellStart"/>
      <w:proofErr w:type="gramStart"/>
      <w:r w:rsidRPr="006E0FDA">
        <w:rPr>
          <w:i/>
          <w:szCs w:val="24"/>
        </w:rPr>
        <w:t>Kd</w:t>
      </w:r>
      <w:proofErr w:type="spellEnd"/>
      <w:proofErr w:type="gramEnd"/>
      <w:r w:rsidRPr="006E0FDA">
        <w:rPr>
          <w:i/>
          <w:szCs w:val="24"/>
        </w:rPr>
        <w:t xml:space="preserve"> = parâmetro de ajuste do ganho derivado</w:t>
      </w:r>
      <w:r w:rsidR="00303C57" w:rsidRPr="006E0FDA">
        <w:rPr>
          <w:i/>
          <w:szCs w:val="24"/>
        </w:rPr>
        <w:t xml:space="preserve"> de rotação (r) ou inclinação (i);</w:t>
      </w:r>
    </w:p>
    <w:p w:rsidR="002765EA" w:rsidRDefault="00303C57" w:rsidP="006E0FDA">
      <w:pPr>
        <w:rPr>
          <w:szCs w:val="24"/>
        </w:rPr>
      </w:pPr>
      <w:r>
        <w:rPr>
          <w:szCs w:val="24"/>
        </w:rPr>
        <w:t>Observando os cálculos, percebe-se que quanto maior a diferença entre os ângulos atuais e desejáveis maior será a potencia nos motores, consequentemente a velocidade de movimentação do telescópio</w:t>
      </w:r>
      <w:r w:rsidR="002765EA">
        <w:rPr>
          <w:szCs w:val="24"/>
        </w:rPr>
        <w:t xml:space="preserve"> aumenta</w:t>
      </w:r>
      <w:r>
        <w:rPr>
          <w:szCs w:val="24"/>
        </w:rPr>
        <w:t>.</w:t>
      </w:r>
      <w:r w:rsidR="002765EA">
        <w:rPr>
          <w:szCs w:val="24"/>
        </w:rPr>
        <w:t xml:space="preserve"> Por sua vez, quanto menor a diferença entre os ângulos, menor será a velocidade de movimentação do telescópio. Assim, o telescópio movimenta-se rápido enquanto apontar para uma direção distante da desejada e reduz </w:t>
      </w:r>
      <w:proofErr w:type="gramStart"/>
      <w:r w:rsidR="002765EA">
        <w:rPr>
          <w:szCs w:val="24"/>
        </w:rPr>
        <w:t>a</w:t>
      </w:r>
      <w:proofErr w:type="gramEnd"/>
      <w:r w:rsidR="002765EA">
        <w:rPr>
          <w:szCs w:val="24"/>
        </w:rPr>
        <w:t xml:space="preserve"> medida que se aproxima. </w:t>
      </w:r>
    </w:p>
    <w:p w:rsidR="00DB26A5" w:rsidRPr="002765EA" w:rsidRDefault="00DB26A5" w:rsidP="006E0FDA">
      <w:pPr>
        <w:rPr>
          <w:szCs w:val="24"/>
        </w:rPr>
      </w:pPr>
    </w:p>
    <w:p w:rsidR="003166DB" w:rsidRDefault="005D295B" w:rsidP="00DB26A5">
      <w:pPr>
        <w:pStyle w:val="Ttulo2"/>
      </w:pPr>
      <w:bookmarkStart w:id="114" w:name="_Toc403074727"/>
      <w:r>
        <w:t>3.4</w:t>
      </w:r>
      <w:r w:rsidR="00071414">
        <w:t xml:space="preserve"> Resultados e D</w:t>
      </w:r>
      <w:r w:rsidR="003166DB">
        <w:t>iscussões</w:t>
      </w:r>
      <w:bookmarkEnd w:id="114"/>
    </w:p>
    <w:p w:rsidR="001B4FB9" w:rsidRDefault="001B4FB9" w:rsidP="0077453A">
      <w:r>
        <w:t xml:space="preserve">Acrescentar Resultados </w:t>
      </w:r>
    </w:p>
    <w:p w:rsidR="0077453A" w:rsidRDefault="0077453A" w:rsidP="0077453A">
      <w:r>
        <w:t xml:space="preserve">Para testar os resultados da integração da ferramenta com o </w:t>
      </w:r>
      <w:r w:rsidRPr="00E93563">
        <w:rPr>
          <w:i/>
        </w:rPr>
        <w:t>software</w:t>
      </w:r>
      <w:r>
        <w:t xml:space="preserve"> </w:t>
      </w:r>
      <w:proofErr w:type="spellStart"/>
      <w:r>
        <w:t>Stellarium</w:t>
      </w:r>
      <w:proofErr w:type="spellEnd"/>
      <w:r>
        <w:t xml:space="preserve"> e ajustar os cálculos necessários, buscando possíveis erros, foi acrescentado uma funcionalidade capaz de simular a visualização do telescópio. Essa simulação foi feita através da utilização da biblioteca “</w:t>
      </w:r>
      <w:proofErr w:type="spellStart"/>
      <w:proofErr w:type="gramStart"/>
      <w:r>
        <w:t>graphics.</w:t>
      </w:r>
      <w:proofErr w:type="gramEnd"/>
      <w:r>
        <w:t>h</w:t>
      </w:r>
      <w:proofErr w:type="spellEnd"/>
      <w:r>
        <w:t xml:space="preserve">”, disponibilizada pela própria linguagem C++. Após o usuário selecionar um corpo celeste no </w:t>
      </w:r>
      <w:proofErr w:type="spellStart"/>
      <w:r>
        <w:t>Stellarium</w:t>
      </w:r>
      <w:proofErr w:type="spellEnd"/>
      <w:r>
        <w:t xml:space="preserve"> a ferramenta desenvolvida traça uma reta representando a orientação exata que o telescópio seria direcionado. </w:t>
      </w:r>
    </w:p>
    <w:p w:rsidR="0077453A" w:rsidRDefault="0077453A" w:rsidP="0077453A">
      <w:r>
        <w:t xml:space="preserve">Na </w:t>
      </w:r>
      <w:r w:rsidR="00E93563">
        <w:rPr>
          <w:i/>
        </w:rPr>
        <w:t>Figura</w:t>
      </w:r>
      <w:r w:rsidRPr="0047594B">
        <w:rPr>
          <w:i/>
        </w:rPr>
        <w:t xml:space="preserve"> </w:t>
      </w:r>
      <w:r w:rsidR="00E93563">
        <w:rPr>
          <w:i/>
        </w:rPr>
        <w:t>10</w:t>
      </w:r>
      <w:r>
        <w:t xml:space="preserve"> serão destacadas as coordenadas de uma estrela, após ser selecionada por um usuário no software </w:t>
      </w:r>
      <w:proofErr w:type="spellStart"/>
      <w:r>
        <w:t>Stellarium</w:t>
      </w:r>
      <w:proofErr w:type="spellEnd"/>
      <w:r>
        <w:t xml:space="preserve">. Na sequencia a </w:t>
      </w:r>
      <w:r w:rsidR="00E93563">
        <w:rPr>
          <w:i/>
        </w:rPr>
        <w:t>Figura 11</w:t>
      </w:r>
      <w:r>
        <w:t xml:space="preserve"> apresenta os resultados interpretados e calculados pelo sistema de controle automático.</w:t>
      </w:r>
    </w:p>
    <w:p w:rsidR="0077453A" w:rsidRDefault="005A5471" w:rsidP="00B74CC8">
      <w:r>
        <w:rPr>
          <w:noProof/>
        </w:rPr>
        <w:lastRenderedPageBreak/>
        <w:drawing>
          <wp:inline distT="0" distB="0" distL="0" distR="0">
            <wp:extent cx="4890770" cy="3466465"/>
            <wp:effectExtent l="0" t="0" r="5080" b="635"/>
            <wp:docPr id="18" name="Imagem 11" descr="Descrição: 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Descrição: Capture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53A" w:rsidRPr="00E93563" w:rsidRDefault="00E93563" w:rsidP="00E93563">
      <w:pPr>
        <w:pStyle w:val="Legenda"/>
        <w:ind w:left="708" w:firstLine="0"/>
        <w:jc w:val="center"/>
        <w:rPr>
          <w:color w:val="auto"/>
          <w:sz w:val="20"/>
          <w:szCs w:val="20"/>
        </w:rPr>
      </w:pPr>
      <w:r w:rsidRPr="00E93563">
        <w:rPr>
          <w:color w:val="auto"/>
          <w:sz w:val="20"/>
          <w:szCs w:val="20"/>
        </w:rPr>
        <w:t xml:space="preserve">Figura 10 - </w:t>
      </w:r>
      <w:r w:rsidR="0077453A" w:rsidRPr="00E93563">
        <w:rPr>
          <w:color w:val="auto"/>
          <w:sz w:val="20"/>
          <w:szCs w:val="20"/>
        </w:rPr>
        <w:t xml:space="preserve">Interface demonstrando as coordenadas da estrela </w:t>
      </w:r>
      <w:proofErr w:type="spellStart"/>
      <w:r w:rsidR="0077453A" w:rsidRPr="00047839">
        <w:rPr>
          <w:i/>
          <w:color w:val="auto"/>
          <w:sz w:val="20"/>
          <w:szCs w:val="20"/>
        </w:rPr>
        <w:t>Oct</w:t>
      </w:r>
      <w:proofErr w:type="spellEnd"/>
      <w:r w:rsidR="0077453A" w:rsidRPr="00E93563">
        <w:rPr>
          <w:color w:val="auto"/>
          <w:sz w:val="20"/>
          <w:szCs w:val="20"/>
        </w:rPr>
        <w:t xml:space="preserve"> visualizadas em São Carlos no dia 08/06/2014 às 01h06min da manhã.</w:t>
      </w:r>
    </w:p>
    <w:p w:rsidR="0077453A" w:rsidRDefault="005A5471" w:rsidP="00B74CC8">
      <w:r>
        <w:rPr>
          <w:noProof/>
        </w:rPr>
        <w:drawing>
          <wp:inline distT="0" distB="0" distL="0" distR="0">
            <wp:extent cx="4816475" cy="3413125"/>
            <wp:effectExtent l="0" t="0" r="3175" b="0"/>
            <wp:docPr id="19" name="Imagem 12" descr="Descrição: 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Descrição: Capture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53A" w:rsidRPr="00047839" w:rsidRDefault="00E93563" w:rsidP="00E93563">
      <w:pPr>
        <w:pStyle w:val="Legenda"/>
        <w:ind w:firstLine="0"/>
        <w:jc w:val="center"/>
        <w:rPr>
          <w:color w:val="auto"/>
          <w:sz w:val="20"/>
          <w:szCs w:val="20"/>
        </w:rPr>
      </w:pPr>
      <w:r w:rsidRPr="00047839">
        <w:rPr>
          <w:color w:val="auto"/>
          <w:sz w:val="20"/>
          <w:szCs w:val="20"/>
        </w:rPr>
        <w:lastRenderedPageBreak/>
        <w:t xml:space="preserve">Figura 11 - </w:t>
      </w:r>
      <w:r w:rsidR="0077453A" w:rsidRPr="00047839">
        <w:rPr>
          <w:color w:val="auto"/>
          <w:sz w:val="20"/>
          <w:szCs w:val="20"/>
        </w:rPr>
        <w:t>Dimensão total da imagem de 600x800 pixels (altura x largura).</w:t>
      </w:r>
      <w:proofErr w:type="gramStart"/>
      <w:r w:rsidRPr="00047839">
        <w:rPr>
          <w:rStyle w:val="Refdenotaderodap"/>
          <w:color w:val="auto"/>
          <w:sz w:val="20"/>
          <w:szCs w:val="20"/>
        </w:rPr>
        <w:footnoteReference w:id="3"/>
      </w:r>
      <w:proofErr w:type="gramEnd"/>
    </w:p>
    <w:p w:rsidR="0077453A" w:rsidRDefault="0077453A" w:rsidP="0077453A">
      <w:r>
        <w:t xml:space="preserve">Os valores de localização encontrados foram calculados levando em consideração os ângulos de rotação e de inclinação apresentados anteriormente na seção 3.3.3. A seguir serão apresentados as equações detalhadas do calculo das variáveis R, i, I, </w:t>
      </w:r>
      <w:proofErr w:type="spellStart"/>
      <w:r>
        <w:t>dx</w:t>
      </w:r>
      <w:proofErr w:type="spellEnd"/>
      <w:r>
        <w:t xml:space="preserve">, </w:t>
      </w:r>
      <w:proofErr w:type="spellStart"/>
      <w:r>
        <w:t>dy</w:t>
      </w:r>
      <w:proofErr w:type="spellEnd"/>
      <w:r>
        <w:t xml:space="preserve"> e </w:t>
      </w:r>
      <w:proofErr w:type="spellStart"/>
      <w:proofErr w:type="gramStart"/>
      <w:r>
        <w:t>xe</w:t>
      </w:r>
      <w:proofErr w:type="spellEnd"/>
      <w:proofErr w:type="gramEnd"/>
      <w:r>
        <w:t>. Vale lembrar que os cálculos partem do Ponto Celestial Sul localizado no centro da tela na posição 300x400 (altura x largura).</w:t>
      </w:r>
    </w:p>
    <w:p w:rsidR="0077453A" w:rsidRPr="00B74CC8" w:rsidRDefault="005A5471" w:rsidP="0077453A">
      <w:pPr>
        <w:ind w:firstLine="2835"/>
        <w:rPr>
          <w:sz w:val="20"/>
        </w:rPr>
      </w:pP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βπ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180</m:t>
            </m:r>
          </m:den>
        </m:f>
      </m:oMath>
      <w:r w:rsidR="0077453A">
        <w:rPr>
          <w:sz w:val="28"/>
          <w:szCs w:val="28"/>
        </w:rPr>
        <w:t xml:space="preserve">           </w:t>
      </w:r>
      <w:proofErr w:type="gramStart"/>
      <w:r w:rsidR="0077453A">
        <w:t>e</w:t>
      </w:r>
      <w:proofErr w:type="gramEnd"/>
      <w:r w:rsidR="0077453A">
        <w:t xml:space="preserve">            </w:t>
      </w:r>
      <m:oMath>
        <m:r>
          <w:rPr>
            <w:rFonts w:ascii="Cambria Math" w:hAnsi="Cambria Math"/>
            <w:sz w:val="28"/>
            <w:szCs w:val="28"/>
          </w:rPr>
          <m:t>i=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δπ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180</m:t>
            </m:r>
          </m:den>
        </m:f>
      </m:oMath>
      <w:r w:rsidR="0077453A">
        <w:rPr>
          <w:sz w:val="28"/>
          <w:szCs w:val="28"/>
        </w:rPr>
        <w:tab/>
      </w:r>
      <w:r w:rsidR="0077453A">
        <w:rPr>
          <w:sz w:val="28"/>
          <w:szCs w:val="28"/>
        </w:rPr>
        <w:tab/>
      </w:r>
      <w:r w:rsidR="0077453A">
        <w:rPr>
          <w:sz w:val="28"/>
          <w:szCs w:val="28"/>
        </w:rPr>
        <w:tab/>
        <w:t xml:space="preserve">        </w:t>
      </w:r>
      <w:r w:rsidR="0077453A" w:rsidRPr="00B74CC8">
        <w:rPr>
          <w:sz w:val="20"/>
        </w:rPr>
        <w:t>(3.1)</w:t>
      </w:r>
    </w:p>
    <w:p w:rsidR="0077453A" w:rsidRDefault="0077453A" w:rsidP="0077453A">
      <w:r>
        <w:t>Foi necessário transformar em radianos os ângulos β e δ, pois a biblioteca “</w:t>
      </w:r>
      <w:proofErr w:type="spellStart"/>
      <w:proofErr w:type="gramStart"/>
      <w:r>
        <w:t>math.</w:t>
      </w:r>
      <w:proofErr w:type="gramEnd"/>
      <w:r>
        <w:t>h</w:t>
      </w:r>
      <w:proofErr w:type="spellEnd"/>
      <w:r>
        <w:t xml:space="preserve">” calcula seno e cosseno em radianos. Na sequencia, a coordenada I foi baseado nas dimensões da tela, que possuem 800 x 600 pixels. Sendo assim, para determinar a inclinação, partindo do ponto celeste foi necessário multiplicar o </w:t>
      </w:r>
      <w:proofErr w:type="gramStart"/>
      <w:r>
        <w:t>seno(</w:t>
      </w:r>
      <w:proofErr w:type="gramEnd"/>
      <w:r>
        <w:t>i) por 300.</w:t>
      </w:r>
    </w:p>
    <w:p w:rsidR="0077453A" w:rsidRDefault="0077453A" w:rsidP="00B74CC8">
      <w:pPr>
        <w:rPr>
          <w:sz w:val="28"/>
          <w:szCs w:val="28"/>
        </w:rPr>
      </w:pPr>
      <w:r>
        <w:tab/>
      </w:r>
      <w:r>
        <w:tab/>
      </w:r>
      <w:r>
        <w:tab/>
      </w:r>
      <w:r w:rsidRPr="00A5702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I=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(300)sin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(i)</m:t>
            </m:r>
          </m:e>
        </m:func>
      </m:oMath>
      <w:r w:rsidR="004E00C3">
        <w:rPr>
          <w:sz w:val="28"/>
          <w:szCs w:val="28"/>
        </w:rPr>
        <w:tab/>
      </w:r>
      <w:r w:rsidR="004E00C3">
        <w:rPr>
          <w:sz w:val="28"/>
          <w:szCs w:val="28"/>
        </w:rPr>
        <w:tab/>
      </w:r>
      <w:r w:rsidR="004E00C3">
        <w:rPr>
          <w:sz w:val="28"/>
          <w:szCs w:val="28"/>
        </w:rPr>
        <w:tab/>
      </w:r>
      <w:r w:rsidR="004E00C3">
        <w:rPr>
          <w:sz w:val="28"/>
          <w:szCs w:val="28"/>
        </w:rPr>
        <w:tab/>
      </w:r>
      <w:r w:rsidR="004E00C3">
        <w:rPr>
          <w:sz w:val="28"/>
          <w:szCs w:val="28"/>
        </w:rPr>
        <w:tab/>
        <w:t xml:space="preserve">        </w:t>
      </w:r>
      <w:r w:rsidR="004E00C3" w:rsidRPr="00B74CC8">
        <w:rPr>
          <w:sz w:val="20"/>
          <w:szCs w:val="28"/>
        </w:rPr>
        <w:t>(3.2)</w:t>
      </w:r>
    </w:p>
    <w:p w:rsidR="0077453A" w:rsidRDefault="0077453A" w:rsidP="0077453A">
      <w:pPr>
        <w:rPr>
          <w:szCs w:val="24"/>
        </w:rPr>
      </w:pPr>
      <w:r>
        <w:rPr>
          <w:szCs w:val="24"/>
        </w:rPr>
        <w:t xml:space="preserve">Após encontrar o comprimento da reta de inclinação são feitos os cálculos das retas </w:t>
      </w:r>
      <w:proofErr w:type="spellStart"/>
      <w:r>
        <w:rPr>
          <w:szCs w:val="24"/>
        </w:rPr>
        <w:t>dx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dy</w:t>
      </w:r>
      <w:proofErr w:type="spellEnd"/>
      <w:r>
        <w:rPr>
          <w:szCs w:val="24"/>
        </w:rPr>
        <w:t>.</w:t>
      </w:r>
    </w:p>
    <w:p w:rsidR="0077453A" w:rsidRPr="009E677C" w:rsidRDefault="005A5471" w:rsidP="0077453A">
      <w:pPr>
        <w:rPr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dx=Icos(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- R)</m:t>
        </m:r>
      </m:oMath>
      <w:r w:rsidR="0077453A">
        <w:rPr>
          <w:sz w:val="28"/>
          <w:szCs w:val="28"/>
        </w:rPr>
        <w:t xml:space="preserve">           </w:t>
      </w:r>
      <w:proofErr w:type="gramStart"/>
      <w:r w:rsidR="0077453A">
        <w:t>e</w:t>
      </w:r>
      <w:proofErr w:type="gramEnd"/>
      <w:r w:rsidR="0077453A">
        <w:t xml:space="preserve">            </w:t>
      </w:r>
      <m:oMath>
        <m:r>
          <w:rPr>
            <w:rFonts w:ascii="Cambria Math" w:hAnsi="Cambria Math"/>
            <w:sz w:val="28"/>
            <w:szCs w:val="28"/>
          </w:rPr>
          <m:t>dy=Isin(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- R)</m:t>
        </m:r>
      </m:oMath>
      <w:r w:rsidR="004E00C3">
        <w:rPr>
          <w:sz w:val="28"/>
          <w:szCs w:val="28"/>
        </w:rPr>
        <w:t xml:space="preserve"> </w:t>
      </w:r>
      <w:r w:rsidR="004E00C3">
        <w:rPr>
          <w:sz w:val="28"/>
          <w:szCs w:val="28"/>
        </w:rPr>
        <w:tab/>
        <w:t xml:space="preserve">                  </w:t>
      </w:r>
      <w:r w:rsidR="004E00C3" w:rsidRPr="00B74CC8">
        <w:rPr>
          <w:sz w:val="20"/>
        </w:rPr>
        <w:t>(3.3)</w:t>
      </w:r>
    </w:p>
    <w:p w:rsidR="0077453A" w:rsidRDefault="0077453A" w:rsidP="0077453A">
      <w:pPr>
        <w:rPr>
          <w:szCs w:val="24"/>
        </w:rPr>
      </w:pPr>
      <w:r>
        <w:rPr>
          <w:szCs w:val="24"/>
        </w:rPr>
        <w:t xml:space="preserve"> Por fim, as coordenadas do ponto </w:t>
      </w:r>
      <w:proofErr w:type="spellStart"/>
      <w:proofErr w:type="gramStart"/>
      <w:r>
        <w:rPr>
          <w:szCs w:val="24"/>
        </w:rPr>
        <w:t>xe</w:t>
      </w:r>
      <w:proofErr w:type="spellEnd"/>
      <w:proofErr w:type="gramEnd"/>
      <w:r>
        <w:rPr>
          <w:szCs w:val="24"/>
        </w:rPr>
        <w:t xml:space="preserve"> e </w:t>
      </w:r>
      <w:proofErr w:type="spellStart"/>
      <w:r>
        <w:rPr>
          <w:szCs w:val="24"/>
        </w:rPr>
        <w:t>ye</w:t>
      </w:r>
      <w:proofErr w:type="spellEnd"/>
      <w:r>
        <w:rPr>
          <w:szCs w:val="24"/>
        </w:rPr>
        <w:t xml:space="preserve">  são projetadas na interface indicando qual a inclinação e rotação, aproximadas, que o sistema de controle encontraria.</w:t>
      </w:r>
    </w:p>
    <w:p w:rsidR="0077453A" w:rsidRDefault="0077453A" w:rsidP="0077453A">
      <w:pPr>
        <w:rPr>
          <w:szCs w:val="24"/>
        </w:rPr>
      </w:pPr>
    </w:p>
    <w:p w:rsidR="0077453A" w:rsidRPr="009E677C" w:rsidRDefault="0077453A" w:rsidP="0077453A">
      <w:pPr>
        <w:rPr>
          <w:szCs w:val="24"/>
        </w:rPr>
      </w:pPr>
      <w:r>
        <w:rPr>
          <w:szCs w:val="24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xe=400+dx</m:t>
        </m:r>
      </m:oMath>
      <w:r>
        <w:rPr>
          <w:sz w:val="28"/>
          <w:szCs w:val="28"/>
        </w:rPr>
        <w:t xml:space="preserve">           </w:t>
      </w:r>
      <w:proofErr w:type="gramStart"/>
      <w:r>
        <w:t>e</w:t>
      </w:r>
      <w:proofErr w:type="gramEnd"/>
      <w:r>
        <w:t xml:space="preserve">            </w:t>
      </w:r>
      <m:oMath>
        <m:r>
          <w:rPr>
            <w:rFonts w:ascii="Cambria Math" w:hAnsi="Cambria Math"/>
            <w:sz w:val="28"/>
            <w:szCs w:val="28"/>
          </w:rPr>
          <m:t>ye=300-dy</m:t>
        </m:r>
      </m:oMath>
      <w:r w:rsidR="004E00C3">
        <w:rPr>
          <w:sz w:val="28"/>
          <w:szCs w:val="28"/>
        </w:rPr>
        <w:t xml:space="preserve">                                   </w:t>
      </w:r>
      <w:r w:rsidR="004E00C3" w:rsidRPr="00B74CC8">
        <w:rPr>
          <w:sz w:val="20"/>
        </w:rPr>
        <w:t>(3.4)</w:t>
      </w:r>
    </w:p>
    <w:p w:rsidR="002765EA" w:rsidRPr="00A11A32" w:rsidRDefault="0077453A" w:rsidP="00A11A32">
      <w:pPr>
        <w:rPr>
          <w:szCs w:val="24"/>
        </w:rPr>
      </w:pPr>
      <w:r>
        <w:rPr>
          <w:szCs w:val="24"/>
        </w:rPr>
        <w:t xml:space="preserve">Os resultados apresentados pela interface de simulação do telescópio foram fundamentais para detecção e prevenção de problemas.  Após utilização do simulador foi possível solucionar falhas na leitura dos dados do </w:t>
      </w:r>
      <w:proofErr w:type="spellStart"/>
      <w:r>
        <w:rPr>
          <w:szCs w:val="24"/>
        </w:rPr>
        <w:t>Stellarium</w:t>
      </w:r>
      <w:proofErr w:type="spellEnd"/>
      <w:r>
        <w:rPr>
          <w:szCs w:val="24"/>
        </w:rPr>
        <w:t xml:space="preserve">, erro no fluxo da </w:t>
      </w:r>
      <w:proofErr w:type="gramStart"/>
      <w:r>
        <w:rPr>
          <w:szCs w:val="24"/>
        </w:rPr>
        <w:t>implementação</w:t>
      </w:r>
      <w:proofErr w:type="gramEnd"/>
      <w:r>
        <w:rPr>
          <w:szCs w:val="24"/>
        </w:rPr>
        <w:t xml:space="preserve"> e ajustar os cálculos das coordenadas. Embora os resultados tenham sido </w:t>
      </w:r>
      <w:r>
        <w:rPr>
          <w:szCs w:val="24"/>
        </w:rPr>
        <w:lastRenderedPageBreak/>
        <w:t xml:space="preserve">positivos ainda falta </w:t>
      </w:r>
      <w:proofErr w:type="gramStart"/>
      <w:r>
        <w:rPr>
          <w:szCs w:val="24"/>
        </w:rPr>
        <w:t>a</w:t>
      </w:r>
      <w:proofErr w:type="gramEnd"/>
      <w:r>
        <w:rPr>
          <w:szCs w:val="24"/>
        </w:rPr>
        <w:t xml:space="preserve"> integração de todas as etapas do projeto, colocando em prática todo o sistema desenvolvido. </w:t>
      </w:r>
    </w:p>
    <w:p w:rsidR="00CA385D" w:rsidRDefault="0059692C" w:rsidP="002B0D5A">
      <w:pPr>
        <w:pStyle w:val="Ttulo2"/>
      </w:pPr>
      <w:bookmarkStart w:id="115" w:name="_Toc403074728"/>
      <w:bookmarkStart w:id="116" w:name="_Toc223880946"/>
      <w:bookmarkStart w:id="117" w:name="_Toc223965461"/>
      <w:bookmarkStart w:id="118" w:name="_Toc223965583"/>
      <w:r w:rsidRPr="0059692C">
        <w:t>3.</w:t>
      </w:r>
      <w:r w:rsidR="005D295B">
        <w:t>5</w:t>
      </w:r>
      <w:r w:rsidR="00CA385D" w:rsidRPr="0059692C">
        <w:t xml:space="preserve"> </w:t>
      </w:r>
      <w:r w:rsidRPr="0059692C">
        <w:t>Dificuldades e Limitações</w:t>
      </w:r>
      <w:bookmarkEnd w:id="115"/>
    </w:p>
    <w:p w:rsidR="004E00C3" w:rsidRPr="00F20C81" w:rsidRDefault="004E00C3" w:rsidP="004E00C3">
      <w:pPr>
        <w:ind w:firstLine="720"/>
        <w:rPr>
          <w:szCs w:val="24"/>
        </w:rPr>
      </w:pPr>
      <w:r>
        <w:rPr>
          <w:szCs w:val="24"/>
        </w:rPr>
        <w:t xml:space="preserve">Ao longo do desenvolvimento do presente trabalho foram necessárias pesquisas aprofundadas, utilizando referencias teóricas apresentadas pelo orientador, por livros e sites. Como o projeto geral é uma integração de várias etapas, dependentes uma das outras, </w:t>
      </w:r>
      <w:r w:rsidR="00F71603">
        <w:rPr>
          <w:szCs w:val="24"/>
        </w:rPr>
        <w:t xml:space="preserve">para a realização de testes práticos seriam necessários que as fases de construção do telescópio e da </w:t>
      </w:r>
      <w:proofErr w:type="gramStart"/>
      <w:r w:rsidR="00F71603">
        <w:rPr>
          <w:szCs w:val="24"/>
        </w:rPr>
        <w:t>implementação</w:t>
      </w:r>
      <w:proofErr w:type="gramEnd"/>
      <w:r w:rsidR="00F71603">
        <w:rPr>
          <w:szCs w:val="24"/>
        </w:rPr>
        <w:t xml:space="preserve"> do </w:t>
      </w:r>
      <w:proofErr w:type="spellStart"/>
      <w:r w:rsidR="00F71603">
        <w:rPr>
          <w:szCs w:val="24"/>
        </w:rPr>
        <w:t>arduino</w:t>
      </w:r>
      <w:proofErr w:type="spellEnd"/>
      <w:r w:rsidR="00F71603">
        <w:rPr>
          <w:szCs w:val="24"/>
        </w:rPr>
        <w:t xml:space="preserve"> estivessem concluídas. Devido a essa limitação não foi possível testar a comunicação entre o sistema de controle e o </w:t>
      </w:r>
      <w:proofErr w:type="spellStart"/>
      <w:r w:rsidR="00F71603">
        <w:rPr>
          <w:szCs w:val="24"/>
        </w:rPr>
        <w:t>arduino</w:t>
      </w:r>
      <w:proofErr w:type="spellEnd"/>
      <w:r w:rsidR="00F71603">
        <w:rPr>
          <w:szCs w:val="24"/>
        </w:rPr>
        <w:t>, além de inviabilizar ajustes finos nos cálculos dos erros das velocidades.</w:t>
      </w:r>
    </w:p>
    <w:p w:rsidR="00767C89" w:rsidRDefault="00767C89" w:rsidP="00307952"/>
    <w:p w:rsidR="00307952" w:rsidRDefault="00307952" w:rsidP="00307952"/>
    <w:p w:rsidR="00E93563" w:rsidRDefault="00E93563" w:rsidP="00CB3D3E">
      <w:pPr>
        <w:pStyle w:val="Ttulo1"/>
      </w:pPr>
    </w:p>
    <w:p w:rsidR="00E93563" w:rsidRPr="00E93563" w:rsidRDefault="00E93563" w:rsidP="00E93563"/>
    <w:p w:rsidR="00767C89" w:rsidRPr="00CB3D3E" w:rsidRDefault="00767C89" w:rsidP="00CB3D3E">
      <w:pPr>
        <w:pStyle w:val="Ttulo1"/>
      </w:pPr>
      <w:bookmarkStart w:id="119" w:name="_Toc403074729"/>
      <w:r w:rsidRPr="00CB3D3E">
        <w:t>CAPÍTULO 4: CONCLUSÃO</w:t>
      </w:r>
      <w:bookmarkEnd w:id="119"/>
    </w:p>
    <w:p w:rsidR="00DB26A5" w:rsidRPr="00DB26A5" w:rsidRDefault="00DB26A5" w:rsidP="00DB26A5"/>
    <w:p w:rsidR="00767C89" w:rsidRDefault="00767C89" w:rsidP="002B0D5A">
      <w:pPr>
        <w:pStyle w:val="Ttulo2"/>
      </w:pPr>
      <w:bookmarkStart w:id="120" w:name="_Toc403074730"/>
      <w:r w:rsidRPr="0059692C">
        <w:t>4.1 Contribuições</w:t>
      </w:r>
      <w:bookmarkEnd w:id="120"/>
    </w:p>
    <w:p w:rsidR="00AC68CA" w:rsidRDefault="00D25A6C" w:rsidP="00AC68C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C68CA">
        <w:rPr>
          <w:rFonts w:ascii="Times New Roman" w:hAnsi="Times New Roman" w:cs="Times New Roman"/>
        </w:rPr>
        <w:t xml:space="preserve">Apesar das dificuldades encontradas para o desenvolvimento deste trabalho tanto pela questão da realização dos algoritmos como pela </w:t>
      </w:r>
      <w:proofErr w:type="gramStart"/>
      <w:r w:rsidR="00AC68CA">
        <w:rPr>
          <w:rFonts w:ascii="Times New Roman" w:hAnsi="Times New Roman" w:cs="Times New Roman"/>
        </w:rPr>
        <w:t>implementação</w:t>
      </w:r>
      <w:proofErr w:type="gramEnd"/>
      <w:r w:rsidR="00AC68CA">
        <w:rPr>
          <w:rFonts w:ascii="Times New Roman" w:hAnsi="Times New Roman" w:cs="Times New Roman"/>
        </w:rPr>
        <w:t xml:space="preserve"> do programa, além da não finaliz</w:t>
      </w:r>
      <w:r w:rsidR="00E93563">
        <w:rPr>
          <w:rFonts w:ascii="Times New Roman" w:hAnsi="Times New Roman" w:cs="Times New Roman"/>
        </w:rPr>
        <w:t>ação do projeto geral, encontrou-se</w:t>
      </w:r>
      <w:r w:rsidR="00AC68CA">
        <w:rPr>
          <w:rFonts w:ascii="Times New Roman" w:hAnsi="Times New Roman" w:cs="Times New Roman"/>
        </w:rPr>
        <w:t xml:space="preserve"> dific</w:t>
      </w:r>
      <w:r w:rsidR="00A25DE2">
        <w:rPr>
          <w:rFonts w:ascii="Times New Roman" w:hAnsi="Times New Roman" w:cs="Times New Roman"/>
        </w:rPr>
        <w:t>uldades relacionadas ao trabalhar</w:t>
      </w:r>
      <w:r w:rsidR="00AC68CA">
        <w:rPr>
          <w:rFonts w:ascii="Times New Roman" w:hAnsi="Times New Roman" w:cs="Times New Roman"/>
        </w:rPr>
        <w:t xml:space="preserve"> </w:t>
      </w:r>
      <w:r w:rsidR="00E93563">
        <w:rPr>
          <w:rFonts w:ascii="Times New Roman" w:hAnsi="Times New Roman" w:cs="Times New Roman"/>
        </w:rPr>
        <w:t>fora da universidade e refletiu-se</w:t>
      </w:r>
      <w:r w:rsidR="00AC68CA">
        <w:rPr>
          <w:rFonts w:ascii="Times New Roman" w:hAnsi="Times New Roman" w:cs="Times New Roman"/>
        </w:rPr>
        <w:t xml:space="preserve"> o quanto é difícil estu</w:t>
      </w:r>
      <w:r w:rsidR="00E93563">
        <w:rPr>
          <w:rFonts w:ascii="Times New Roman" w:hAnsi="Times New Roman" w:cs="Times New Roman"/>
        </w:rPr>
        <w:t>d</w:t>
      </w:r>
      <w:r w:rsidR="00AC68CA">
        <w:rPr>
          <w:rFonts w:ascii="Times New Roman" w:hAnsi="Times New Roman" w:cs="Times New Roman"/>
        </w:rPr>
        <w:t>ar e trabalhar. No entanto, apesar das dificuldades enfrentadas consegui</w:t>
      </w:r>
      <w:r w:rsidR="00E93563">
        <w:rPr>
          <w:rFonts w:ascii="Times New Roman" w:hAnsi="Times New Roman" w:cs="Times New Roman"/>
        </w:rPr>
        <w:t>u-se</w:t>
      </w:r>
      <w:r w:rsidR="00AC68CA">
        <w:rPr>
          <w:rFonts w:ascii="Times New Roman" w:hAnsi="Times New Roman" w:cs="Times New Roman"/>
        </w:rPr>
        <w:t xml:space="preserve"> alcanç</w:t>
      </w:r>
      <w:r w:rsidR="00A25DE2">
        <w:rPr>
          <w:rFonts w:ascii="Times New Roman" w:hAnsi="Times New Roman" w:cs="Times New Roman"/>
        </w:rPr>
        <w:t>ar o objetivo inicial, acreditando</w:t>
      </w:r>
      <w:r w:rsidR="00AC68CA">
        <w:rPr>
          <w:rFonts w:ascii="Times New Roman" w:hAnsi="Times New Roman" w:cs="Times New Roman"/>
        </w:rPr>
        <w:t xml:space="preserve"> que este projeto irá trazer grandes contribuições e impactos positivos no conhecimento que a universidade produz tanto para a academia, quanto para a sociedade em geral. </w:t>
      </w:r>
    </w:p>
    <w:p w:rsidR="00AC68CA" w:rsidRDefault="00AC68CA" w:rsidP="00AC68C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partir do desenvolvimento do s</w:t>
      </w:r>
      <w:r w:rsidRPr="00FC3A0D">
        <w:rPr>
          <w:rFonts w:ascii="Times New Roman" w:hAnsi="Times New Roman" w:cs="Times New Roman"/>
        </w:rPr>
        <w:t xml:space="preserve">istema de controle de uma base motorizada para direcionar um telescópio para diferentes </w:t>
      </w:r>
      <w:r>
        <w:rPr>
          <w:rFonts w:ascii="Times New Roman" w:hAnsi="Times New Roman" w:cs="Times New Roman"/>
        </w:rPr>
        <w:t>posições no céu será possível facilitar a visualização dos objetos celestes com a utilização do telescópio que será guiado até o ponto exato</w:t>
      </w:r>
      <w:r w:rsidR="00A25DE2">
        <w:rPr>
          <w:rFonts w:ascii="Times New Roman" w:hAnsi="Times New Roman" w:cs="Times New Roman"/>
        </w:rPr>
        <w:t xml:space="preserve"> do objeto desejado automaticamente</w:t>
      </w:r>
      <w:r>
        <w:rPr>
          <w:rFonts w:ascii="Times New Roman" w:hAnsi="Times New Roman" w:cs="Times New Roman"/>
        </w:rPr>
        <w:t xml:space="preserve">. </w:t>
      </w:r>
    </w:p>
    <w:p w:rsidR="00A25DE2" w:rsidRDefault="00AC68CA" w:rsidP="00AC68C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A25DE2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projeto </w:t>
      </w:r>
      <w:r w:rsidR="00A25DE2">
        <w:rPr>
          <w:rFonts w:ascii="Times New Roman" w:hAnsi="Times New Roman" w:cs="Times New Roman"/>
        </w:rPr>
        <w:t>do</w:t>
      </w:r>
      <w:r w:rsidR="00A25DE2" w:rsidRPr="00A25DE2">
        <w:rPr>
          <w:rFonts w:ascii="Times New Roman" w:hAnsi="Times New Roman" w:cs="Times New Roman"/>
        </w:rPr>
        <w:t xml:space="preserve"> telescópio utiliza materiais de baixo cus</w:t>
      </w:r>
      <w:r w:rsidR="00A25DE2">
        <w:rPr>
          <w:rFonts w:ascii="Times New Roman" w:hAnsi="Times New Roman" w:cs="Times New Roman"/>
        </w:rPr>
        <w:t xml:space="preserve">to e software livre e gratuito e </w:t>
      </w:r>
      <w:r>
        <w:rPr>
          <w:rFonts w:ascii="Times New Roman" w:hAnsi="Times New Roman" w:cs="Times New Roman"/>
        </w:rPr>
        <w:t>será disponibilizado para a comunida</w:t>
      </w:r>
      <w:r w:rsidR="00A25DE2">
        <w:rPr>
          <w:rFonts w:ascii="Times New Roman" w:hAnsi="Times New Roman" w:cs="Times New Roman"/>
        </w:rPr>
        <w:t>de com o objetivo de</w:t>
      </w:r>
      <w:r>
        <w:rPr>
          <w:rFonts w:ascii="Times New Roman" w:hAnsi="Times New Roman" w:cs="Times New Roman"/>
        </w:rPr>
        <w:t xml:space="preserve"> facilitar</w:t>
      </w:r>
      <w:r w:rsidR="00A25DE2">
        <w:rPr>
          <w:rFonts w:ascii="Times New Roman" w:hAnsi="Times New Roman" w:cs="Times New Roman"/>
        </w:rPr>
        <w:t xml:space="preserve"> o acesso de escolas carentes à tecnologia de ponta, para </w:t>
      </w:r>
      <w:r>
        <w:rPr>
          <w:rFonts w:ascii="Times New Roman" w:hAnsi="Times New Roman" w:cs="Times New Roman"/>
        </w:rPr>
        <w:t xml:space="preserve">a visualização e </w:t>
      </w:r>
      <w:r w:rsidR="00A25DE2">
        <w:rPr>
          <w:rFonts w:ascii="Times New Roman" w:hAnsi="Times New Roman" w:cs="Times New Roman"/>
        </w:rPr>
        <w:t>a melhor</w:t>
      </w:r>
      <w:r>
        <w:rPr>
          <w:rFonts w:ascii="Times New Roman" w:hAnsi="Times New Roman" w:cs="Times New Roman"/>
        </w:rPr>
        <w:t xml:space="preserve"> co</w:t>
      </w:r>
      <w:r w:rsidR="00A25DE2">
        <w:rPr>
          <w:rFonts w:ascii="Times New Roman" w:hAnsi="Times New Roman" w:cs="Times New Roman"/>
        </w:rPr>
        <w:t>mpreensão do Sistema Solar. Esta</w:t>
      </w:r>
      <w:r>
        <w:rPr>
          <w:rFonts w:ascii="Times New Roman" w:hAnsi="Times New Roman" w:cs="Times New Roman"/>
        </w:rPr>
        <w:t xml:space="preserve"> contribuição virá com o baixo custo da composição do projeto</w:t>
      </w:r>
      <w:r w:rsidR="00A25DE2">
        <w:rPr>
          <w:rFonts w:ascii="Times New Roman" w:hAnsi="Times New Roman" w:cs="Times New Roman"/>
        </w:rPr>
        <w:t xml:space="preserve"> como um todo,</w:t>
      </w:r>
      <w:r>
        <w:rPr>
          <w:rFonts w:ascii="Times New Roman" w:hAnsi="Times New Roman" w:cs="Times New Roman"/>
        </w:rPr>
        <w:t xml:space="preserve"> </w:t>
      </w:r>
      <w:r w:rsidR="00A25DE2">
        <w:rPr>
          <w:rFonts w:ascii="Times New Roman" w:hAnsi="Times New Roman" w:cs="Times New Roman"/>
        </w:rPr>
        <w:t>provendo uma imagem estável de</w:t>
      </w:r>
      <w:r>
        <w:rPr>
          <w:rFonts w:ascii="Times New Roman" w:hAnsi="Times New Roman" w:cs="Times New Roman"/>
        </w:rPr>
        <w:t xml:space="preserve"> </w:t>
      </w:r>
      <w:r w:rsidR="00A25DE2">
        <w:rPr>
          <w:rFonts w:ascii="Times New Roman" w:hAnsi="Times New Roman" w:cs="Times New Roman"/>
        </w:rPr>
        <w:t>alta qualidade.</w:t>
      </w:r>
    </w:p>
    <w:p w:rsidR="00AC68CA" w:rsidRDefault="00AC68CA" w:rsidP="00AC68C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Discute-se muito o</w:t>
      </w:r>
      <w:r w:rsidRPr="009240EF">
        <w:rPr>
          <w:rFonts w:ascii="Times New Roman" w:hAnsi="Times New Roman" w:cs="Times New Roman"/>
        </w:rPr>
        <w:t xml:space="preserve"> fato de que a universidade é um dos locais privilegiados de ensino-pesquisa-extensão, e a extensão é a responsável pela proximidade com a comunidade, respons</w:t>
      </w:r>
      <w:r w:rsidR="00AA57FB">
        <w:rPr>
          <w:rFonts w:ascii="Times New Roman" w:hAnsi="Times New Roman" w:cs="Times New Roman"/>
        </w:rPr>
        <w:t>ável também por estabelecer o ví</w:t>
      </w:r>
      <w:r w:rsidRPr="009240EF">
        <w:rPr>
          <w:rFonts w:ascii="Times New Roman" w:hAnsi="Times New Roman" w:cs="Times New Roman"/>
        </w:rPr>
        <w:t xml:space="preserve">nculo entre o saber senso comum e o saber acadêmico de maneira que a sistematização dos conhecimentos se integre </w:t>
      </w:r>
      <w:r w:rsidR="00A25DE2">
        <w:rPr>
          <w:rFonts w:ascii="Times New Roman" w:hAnsi="Times New Roman" w:cs="Times New Roman"/>
        </w:rPr>
        <w:t xml:space="preserve">e </w:t>
      </w:r>
      <w:r w:rsidRPr="009240EF">
        <w:rPr>
          <w:rFonts w:ascii="Times New Roman" w:hAnsi="Times New Roman" w:cs="Times New Roman"/>
        </w:rPr>
        <w:t>volte para a comunidade.</w:t>
      </w:r>
      <w:r>
        <w:rPr>
          <w:rFonts w:ascii="Times New Roman" w:hAnsi="Times New Roman" w:cs="Times New Roman"/>
        </w:rPr>
        <w:t xml:space="preserve"> O conceito de extensão</w:t>
      </w:r>
      <w:r w:rsidR="00A25DE2">
        <w:rPr>
          <w:rFonts w:ascii="Times New Roman" w:hAnsi="Times New Roman" w:cs="Times New Roman"/>
        </w:rPr>
        <w:t xml:space="preserve"> que mais se discute é</w:t>
      </w:r>
      <w:r>
        <w:rPr>
          <w:rFonts w:ascii="Times New Roman" w:hAnsi="Times New Roman" w:cs="Times New Roman"/>
        </w:rPr>
        <w:t xml:space="preserve">: </w:t>
      </w:r>
    </w:p>
    <w:p w:rsidR="00AC68CA" w:rsidRDefault="00AA57FB" w:rsidP="00AC68CA">
      <w:pPr>
        <w:pStyle w:val="Default"/>
        <w:ind w:left="2268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“</w:t>
      </w:r>
      <w:r w:rsidR="00AC68CA" w:rsidRPr="00956AEE">
        <w:rPr>
          <w:rFonts w:ascii="Times New Roman" w:hAnsi="Times New Roman" w:cs="Times New Roman"/>
          <w:sz w:val="22"/>
          <w:szCs w:val="22"/>
        </w:rPr>
        <w:t xml:space="preserve">A extensão envolve uma vasta área de prestação de serviços e seus destinatários são variados: grupos sociais populares e suas organizações; movimentos sociais; comunidades locais ou regionais; governos locais; o sector público; o sector privado. Para além de serviços prestados a destinatários bem definidos, há também toda </w:t>
      </w:r>
      <w:proofErr w:type="gramStart"/>
      <w:r w:rsidR="00AC68CA" w:rsidRPr="00956AEE">
        <w:rPr>
          <w:rFonts w:ascii="Times New Roman" w:hAnsi="Times New Roman" w:cs="Times New Roman"/>
          <w:sz w:val="22"/>
          <w:szCs w:val="22"/>
        </w:rPr>
        <w:t>uma outra</w:t>
      </w:r>
      <w:proofErr w:type="gramEnd"/>
      <w:r w:rsidR="00AC68CA" w:rsidRPr="00956AEE">
        <w:rPr>
          <w:rFonts w:ascii="Times New Roman" w:hAnsi="Times New Roman" w:cs="Times New Roman"/>
          <w:sz w:val="22"/>
          <w:szCs w:val="22"/>
        </w:rPr>
        <w:t xml:space="preserve"> área de prestação de serviços que tem a so</w:t>
      </w:r>
      <w:r>
        <w:rPr>
          <w:rFonts w:ascii="Times New Roman" w:hAnsi="Times New Roman" w:cs="Times New Roman"/>
          <w:sz w:val="22"/>
          <w:szCs w:val="22"/>
        </w:rPr>
        <w:t>ciedade geral como destinatária[15].”</w:t>
      </w:r>
    </w:p>
    <w:p w:rsidR="00AC68CA" w:rsidRPr="00956AEE" w:rsidRDefault="00AC68CA" w:rsidP="00AC68CA">
      <w:pPr>
        <w:pStyle w:val="Default"/>
        <w:ind w:left="2268"/>
        <w:jc w:val="both"/>
        <w:rPr>
          <w:rFonts w:ascii="Times New Roman" w:hAnsi="Times New Roman" w:cs="Times New Roman"/>
          <w:sz w:val="22"/>
          <w:szCs w:val="22"/>
        </w:rPr>
      </w:pPr>
    </w:p>
    <w:p w:rsidR="00AC68CA" w:rsidRDefault="00AC68CA" w:rsidP="00D22012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</w:t>
      </w:r>
      <w:r w:rsidRPr="009240EF">
        <w:rPr>
          <w:rFonts w:ascii="Times New Roman" w:hAnsi="Times New Roman" w:cs="Times New Roman"/>
        </w:rPr>
        <w:t xml:space="preserve"> </w:t>
      </w:r>
      <w:r w:rsidR="00AA57FB">
        <w:rPr>
          <w:rFonts w:ascii="Times New Roman" w:hAnsi="Times New Roman" w:cs="Times New Roman"/>
        </w:rPr>
        <w:t>u</w:t>
      </w:r>
      <w:r w:rsidR="00D22012" w:rsidRPr="009240EF">
        <w:rPr>
          <w:rFonts w:ascii="Times New Roman" w:hAnsi="Times New Roman" w:cs="Times New Roman"/>
        </w:rPr>
        <w:t xml:space="preserve">niversidade </w:t>
      </w:r>
      <w:r w:rsidRPr="009240EF">
        <w:rPr>
          <w:rFonts w:ascii="Times New Roman" w:hAnsi="Times New Roman" w:cs="Times New Roman"/>
        </w:rPr>
        <w:t>não é um todo único e hegemônico</w:t>
      </w:r>
      <w:r w:rsidR="00A25DE2">
        <w:rPr>
          <w:rFonts w:ascii="Times New Roman" w:hAnsi="Times New Roman" w:cs="Times New Roman"/>
        </w:rPr>
        <w:t>. N</w:t>
      </w:r>
      <w:r>
        <w:rPr>
          <w:rFonts w:ascii="Times New Roman" w:hAnsi="Times New Roman" w:cs="Times New Roman"/>
        </w:rPr>
        <w:t xml:space="preserve">ão </w:t>
      </w:r>
      <w:r w:rsidR="00A25DE2">
        <w:rPr>
          <w:rFonts w:ascii="Times New Roman" w:hAnsi="Times New Roman" w:cs="Times New Roman"/>
        </w:rPr>
        <w:t xml:space="preserve">se </w:t>
      </w:r>
      <w:r>
        <w:rPr>
          <w:rFonts w:ascii="Times New Roman" w:hAnsi="Times New Roman" w:cs="Times New Roman"/>
        </w:rPr>
        <w:t xml:space="preserve">pode olhar </w:t>
      </w:r>
      <w:r w:rsidRPr="009240EF">
        <w:rPr>
          <w:rFonts w:ascii="Times New Roman" w:hAnsi="Times New Roman" w:cs="Times New Roman"/>
        </w:rPr>
        <w:t xml:space="preserve">a extensão </w:t>
      </w:r>
      <w:r>
        <w:rPr>
          <w:rFonts w:ascii="Times New Roman" w:hAnsi="Times New Roman" w:cs="Times New Roman"/>
        </w:rPr>
        <w:t xml:space="preserve">apenas </w:t>
      </w:r>
      <w:r w:rsidRPr="009240EF">
        <w:rPr>
          <w:rFonts w:ascii="Times New Roman" w:hAnsi="Times New Roman" w:cs="Times New Roman"/>
        </w:rPr>
        <w:t>como um conjunto de programas e</w:t>
      </w:r>
      <w:r>
        <w:rPr>
          <w:rFonts w:ascii="Times New Roman" w:hAnsi="Times New Roman" w:cs="Times New Roman"/>
        </w:rPr>
        <w:t xml:space="preserve"> projetos similares. E</w:t>
      </w:r>
      <w:r w:rsidRPr="009240EF">
        <w:rPr>
          <w:rFonts w:ascii="Times New Roman" w:hAnsi="Times New Roman" w:cs="Times New Roman"/>
        </w:rPr>
        <w:t xml:space="preserve">m uma mesma </w:t>
      </w:r>
      <w:r w:rsidR="00AA57FB">
        <w:rPr>
          <w:rFonts w:ascii="Times New Roman" w:hAnsi="Times New Roman" w:cs="Times New Roman"/>
        </w:rPr>
        <w:t>u</w:t>
      </w:r>
      <w:r w:rsidR="00D22012" w:rsidRPr="009240EF">
        <w:rPr>
          <w:rFonts w:ascii="Times New Roman" w:hAnsi="Times New Roman" w:cs="Times New Roman"/>
        </w:rPr>
        <w:t xml:space="preserve">niversidade </w:t>
      </w:r>
      <w:r w:rsidRPr="009240EF">
        <w:rPr>
          <w:rFonts w:ascii="Times New Roman" w:hAnsi="Times New Roman" w:cs="Times New Roman"/>
        </w:rPr>
        <w:t xml:space="preserve">é possível </w:t>
      </w:r>
      <w:r w:rsidR="00D22012">
        <w:rPr>
          <w:rFonts w:ascii="Times New Roman" w:hAnsi="Times New Roman" w:cs="Times New Roman"/>
        </w:rPr>
        <w:t>direcionar</w:t>
      </w:r>
      <w:r w:rsidRPr="009240EF">
        <w:rPr>
          <w:rFonts w:ascii="Times New Roman" w:hAnsi="Times New Roman" w:cs="Times New Roman"/>
        </w:rPr>
        <w:t xml:space="preserve"> esforços para a integração com a comunidade, a pesquisa e </w:t>
      </w:r>
      <w:r>
        <w:rPr>
          <w:rFonts w:ascii="Times New Roman" w:hAnsi="Times New Roman" w:cs="Times New Roman"/>
        </w:rPr>
        <w:t>o ensino</w:t>
      </w:r>
      <w:r w:rsidR="00AA57FB">
        <w:rPr>
          <w:rFonts w:ascii="Times New Roman" w:hAnsi="Times New Roman" w:cs="Times New Roman"/>
        </w:rPr>
        <w:t xml:space="preserve"> [16</w:t>
      </w:r>
      <w:r w:rsidR="00372D9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, ou seja, é possível atuar de diferentes maneiras por meio da extensão.</w:t>
      </w:r>
      <w:r w:rsidR="00D22012">
        <w:rPr>
          <w:rFonts w:ascii="Times New Roman" w:hAnsi="Times New Roman" w:cs="Times New Roman"/>
        </w:rPr>
        <w:t xml:space="preserve"> </w:t>
      </w:r>
      <w:r w:rsidRPr="00956AEE">
        <w:rPr>
          <w:rFonts w:ascii="Times New Roman" w:hAnsi="Times New Roman" w:cs="Times New Roman"/>
        </w:rPr>
        <w:t xml:space="preserve">A extensão da universidade pública deve ter como objetivo produzir tanto saberes científicos tecnológicos, tanto artísticos e filosóficos e estes </w:t>
      </w:r>
      <w:proofErr w:type="gramStart"/>
      <w:r w:rsidRPr="00956AEE">
        <w:rPr>
          <w:rFonts w:ascii="Times New Roman" w:hAnsi="Times New Roman" w:cs="Times New Roman"/>
        </w:rPr>
        <w:t>de</w:t>
      </w:r>
      <w:r w:rsidR="00D22012">
        <w:rPr>
          <w:rFonts w:ascii="Times New Roman" w:hAnsi="Times New Roman" w:cs="Times New Roman"/>
        </w:rPr>
        <w:t>vem ser</w:t>
      </w:r>
      <w:proofErr w:type="gramEnd"/>
      <w:r w:rsidR="00D22012">
        <w:rPr>
          <w:rFonts w:ascii="Times New Roman" w:hAnsi="Times New Roman" w:cs="Times New Roman"/>
        </w:rPr>
        <w:t xml:space="preserve"> acessíveis a população </w:t>
      </w:r>
      <w:r w:rsidR="00372D99">
        <w:rPr>
          <w:rFonts w:ascii="Times New Roman" w:hAnsi="Times New Roman" w:cs="Times New Roman"/>
        </w:rPr>
        <w:t>[15]</w:t>
      </w:r>
      <w:r w:rsidRPr="00956AEE">
        <w:rPr>
          <w:rFonts w:ascii="Times New Roman" w:hAnsi="Times New Roman" w:cs="Times New Roman"/>
        </w:rPr>
        <w:t>.</w:t>
      </w:r>
    </w:p>
    <w:p w:rsidR="00AC68CA" w:rsidRDefault="00AC68CA" w:rsidP="00AA57FB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956AEE">
        <w:rPr>
          <w:rFonts w:ascii="Times New Roman" w:hAnsi="Times New Roman" w:cs="Times New Roman"/>
        </w:rPr>
        <w:t xml:space="preserve">Portanto, assim como dar voz e atender as demandas </w:t>
      </w:r>
      <w:r>
        <w:rPr>
          <w:rFonts w:ascii="Times New Roman" w:hAnsi="Times New Roman" w:cs="Times New Roman"/>
        </w:rPr>
        <w:t>daqueles que estão à margem</w:t>
      </w:r>
      <w:r w:rsidRPr="00956AEE">
        <w:rPr>
          <w:rFonts w:ascii="Times New Roman" w:hAnsi="Times New Roman" w:cs="Times New Roman"/>
        </w:rPr>
        <w:t xml:space="preserve"> da sociedade, a </w:t>
      </w:r>
      <w:r w:rsidR="00D22012" w:rsidRPr="00956AEE">
        <w:rPr>
          <w:rFonts w:ascii="Times New Roman" w:hAnsi="Times New Roman" w:cs="Times New Roman"/>
        </w:rPr>
        <w:t xml:space="preserve">Universidade </w:t>
      </w:r>
      <w:r w:rsidRPr="00956AEE">
        <w:rPr>
          <w:rFonts w:ascii="Times New Roman" w:hAnsi="Times New Roman" w:cs="Times New Roman"/>
        </w:rPr>
        <w:t xml:space="preserve">deveria contribuir para o desenvolvimento critico e para a conscientização da população e </w:t>
      </w:r>
      <w:proofErr w:type="gramStart"/>
      <w:r w:rsidRPr="00956AEE">
        <w:rPr>
          <w:rFonts w:ascii="Times New Roman" w:hAnsi="Times New Roman" w:cs="Times New Roman"/>
        </w:rPr>
        <w:t>implementação</w:t>
      </w:r>
      <w:proofErr w:type="gramEnd"/>
      <w:r w:rsidRPr="00956AEE">
        <w:rPr>
          <w:rFonts w:ascii="Times New Roman" w:hAnsi="Times New Roman" w:cs="Times New Roman"/>
        </w:rPr>
        <w:t xml:space="preserve"> de projetos com temas prioritários.</w:t>
      </w:r>
      <w:r>
        <w:rPr>
          <w:rFonts w:ascii="Times New Roman" w:hAnsi="Times New Roman" w:cs="Times New Roman"/>
        </w:rPr>
        <w:t xml:space="preserve"> </w:t>
      </w:r>
    </w:p>
    <w:p w:rsidR="00AC68CA" w:rsidRDefault="00AC68CA" w:rsidP="00AC68CA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a partir destas perspectivas que </w:t>
      </w:r>
      <w:proofErr w:type="gramStart"/>
      <w:r w:rsidR="00D22012">
        <w:rPr>
          <w:rFonts w:ascii="Times New Roman" w:hAnsi="Times New Roman" w:cs="Times New Roman"/>
        </w:rPr>
        <w:t>planejou-se</w:t>
      </w:r>
      <w:proofErr w:type="gramEnd"/>
      <w:r w:rsidR="00D22012">
        <w:rPr>
          <w:rFonts w:ascii="Times New Roman" w:hAnsi="Times New Roman" w:cs="Times New Roman"/>
        </w:rPr>
        <w:t xml:space="preserve"> o</w:t>
      </w:r>
      <w:r>
        <w:rPr>
          <w:rFonts w:ascii="Times New Roman" w:hAnsi="Times New Roman" w:cs="Times New Roman"/>
        </w:rPr>
        <w:t xml:space="preserve"> desenvolvimento de um projeto que ultrapasse os muros da universidade. Este projeto tem como um dos objetivos envolver as escolas de Ensino Fundamental da cidade de São Carlos, e mais especificamente as escolas públicas. Visto que as crianças de escola pública</w:t>
      </w:r>
      <w:r w:rsidR="00D22012">
        <w:rPr>
          <w:rFonts w:ascii="Times New Roman" w:hAnsi="Times New Roman" w:cs="Times New Roman"/>
        </w:rPr>
        <w:t xml:space="preserve"> não tem oportunidade de acesso</w:t>
      </w:r>
      <w:r>
        <w:rPr>
          <w:rFonts w:ascii="Times New Roman" w:hAnsi="Times New Roman" w:cs="Times New Roman"/>
        </w:rPr>
        <w:t xml:space="preserve"> </w:t>
      </w:r>
      <w:r w:rsidR="00D22012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visualização do céu com maiores detalhes. </w:t>
      </w:r>
    </w:p>
    <w:p w:rsidR="00AC68CA" w:rsidRDefault="00AA57FB" w:rsidP="00D22012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diálogo</w:t>
      </w:r>
      <w:r w:rsidR="00AC68CA" w:rsidRPr="00AA57FB">
        <w:rPr>
          <w:rFonts w:ascii="Times New Roman" w:hAnsi="Times New Roman" w:cs="Times New Roman"/>
        </w:rPr>
        <w:t xml:space="preserve"> com profess</w:t>
      </w:r>
      <w:r>
        <w:rPr>
          <w:rFonts w:ascii="Times New Roman" w:hAnsi="Times New Roman" w:cs="Times New Roman"/>
        </w:rPr>
        <w:t>oras da periferia da cidade foi possível</w:t>
      </w:r>
      <w:r w:rsidR="00AC68CA" w:rsidRPr="00AA57FB">
        <w:rPr>
          <w:rFonts w:ascii="Times New Roman" w:hAnsi="Times New Roman" w:cs="Times New Roman"/>
        </w:rPr>
        <w:t xml:space="preserve"> perceber a escassez de acessos aos saberes científ</w:t>
      </w:r>
      <w:r>
        <w:rPr>
          <w:rFonts w:ascii="Times New Roman" w:hAnsi="Times New Roman" w:cs="Times New Roman"/>
        </w:rPr>
        <w:t>ico. Apesar do</w:t>
      </w:r>
      <w:r w:rsidR="00AC68CA" w:rsidRPr="00AA57FB">
        <w:rPr>
          <w:rFonts w:ascii="Times New Roman" w:hAnsi="Times New Roman" w:cs="Times New Roman"/>
        </w:rPr>
        <w:t xml:space="preserve"> observatório </w:t>
      </w:r>
      <w:r w:rsidR="00D22012" w:rsidRPr="00AA57FB">
        <w:rPr>
          <w:rFonts w:ascii="Times New Roman" w:hAnsi="Times New Roman" w:cs="Times New Roman"/>
        </w:rPr>
        <w:t xml:space="preserve">da USP </w:t>
      </w:r>
      <w:r w:rsidR="00AC68CA" w:rsidRPr="00AA57FB">
        <w:rPr>
          <w:rFonts w:ascii="Times New Roman" w:hAnsi="Times New Roman" w:cs="Times New Roman"/>
        </w:rPr>
        <w:t xml:space="preserve">ser aberto ao público às crianças que moram longe dificilmente podem se deslocar para chegar até a </w:t>
      </w:r>
      <w:r w:rsidR="00D22012" w:rsidRPr="00AA57FB">
        <w:rPr>
          <w:rFonts w:ascii="Times New Roman" w:hAnsi="Times New Roman" w:cs="Times New Roman"/>
        </w:rPr>
        <w:t>Universidade</w:t>
      </w:r>
      <w:r>
        <w:rPr>
          <w:rFonts w:ascii="Times New Roman" w:hAnsi="Times New Roman" w:cs="Times New Roman"/>
        </w:rPr>
        <w:t xml:space="preserve">. Portanto foi </w:t>
      </w:r>
      <w:proofErr w:type="gramStart"/>
      <w:r>
        <w:rPr>
          <w:rFonts w:ascii="Times New Roman" w:hAnsi="Times New Roman" w:cs="Times New Roman"/>
        </w:rPr>
        <w:t xml:space="preserve">pensado </w:t>
      </w:r>
      <w:r w:rsidR="00AC68CA" w:rsidRPr="00AA57FB">
        <w:rPr>
          <w:rFonts w:ascii="Times New Roman" w:hAnsi="Times New Roman" w:cs="Times New Roman"/>
        </w:rPr>
        <w:t xml:space="preserve">que elas não podem vir até </w:t>
      </w:r>
      <w:r>
        <w:rPr>
          <w:rFonts w:ascii="Times New Roman" w:hAnsi="Times New Roman" w:cs="Times New Roman"/>
        </w:rPr>
        <w:t>a universidade,</w:t>
      </w:r>
      <w:proofErr w:type="gramEnd"/>
      <w:r>
        <w:rPr>
          <w:rFonts w:ascii="Times New Roman" w:hAnsi="Times New Roman" w:cs="Times New Roman"/>
        </w:rPr>
        <w:t xml:space="preserve"> a universidade irá até elas</w:t>
      </w:r>
      <w:r w:rsidR="00AC68CA" w:rsidRPr="00AA57F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lastRenderedPageBreak/>
        <w:t xml:space="preserve">Desta maneira, </w:t>
      </w:r>
      <w:r w:rsidR="005B67D2">
        <w:rPr>
          <w:rFonts w:ascii="Times New Roman" w:hAnsi="Times New Roman" w:cs="Times New Roman"/>
        </w:rPr>
        <w:t>o impacto científico deste projeto aproximará</w:t>
      </w:r>
      <w:r>
        <w:rPr>
          <w:rFonts w:ascii="Times New Roman" w:hAnsi="Times New Roman" w:cs="Times New Roman"/>
        </w:rPr>
        <w:t xml:space="preserve"> os saberes científicos da sociedade e da escola pública.</w:t>
      </w:r>
    </w:p>
    <w:p w:rsidR="00AA57FB" w:rsidRPr="00AA57FB" w:rsidRDefault="00AA57FB" w:rsidP="00D22012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astronomia é um tema de interesse das crianças, no entanto por conta de muitos saberes ficarem restritos a uma parcela da população, eles não </w:t>
      </w:r>
      <w:proofErr w:type="gramStart"/>
      <w:r>
        <w:rPr>
          <w:rFonts w:ascii="Times New Roman" w:hAnsi="Times New Roman" w:cs="Times New Roman"/>
        </w:rPr>
        <w:t>são</w:t>
      </w:r>
      <w:proofErr w:type="gramEnd"/>
      <w:r>
        <w:rPr>
          <w:rFonts w:ascii="Times New Roman" w:hAnsi="Times New Roman" w:cs="Times New Roman"/>
        </w:rPr>
        <w:t xml:space="preserve"> amplamente compartilhados. O desenvolvimento deste projeto é uma possibilidade de relacionar e de contribuir para aumentar o conhecimento das crianças.</w:t>
      </w:r>
    </w:p>
    <w:p w:rsidR="001541E4" w:rsidRPr="00AC68CA" w:rsidRDefault="001541E4" w:rsidP="00AC68CA"/>
    <w:p w:rsidR="00767C89" w:rsidRDefault="00AC68CA" w:rsidP="002B0D5A">
      <w:pPr>
        <w:pStyle w:val="Ttulo2"/>
      </w:pPr>
      <w:bookmarkStart w:id="121" w:name="_Toc403074731"/>
      <w:r w:rsidRPr="0059692C">
        <w:t>4.2 Relacionamentos</w:t>
      </w:r>
      <w:r w:rsidR="00767C89" w:rsidRPr="0059692C">
        <w:t xml:space="preserve"> entre</w:t>
      </w:r>
      <w:r>
        <w:t xml:space="preserve"> o</w:t>
      </w:r>
      <w:r w:rsidR="00767C89" w:rsidRPr="0059692C">
        <w:t xml:space="preserve"> curso e o projeto</w:t>
      </w:r>
      <w:bookmarkEnd w:id="121"/>
    </w:p>
    <w:p w:rsidR="00AC68CA" w:rsidRDefault="00AC68CA" w:rsidP="00AC68C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42A48">
        <w:rPr>
          <w:rFonts w:ascii="Times New Roman" w:hAnsi="Times New Roman" w:cs="Times New Roman"/>
        </w:rPr>
        <w:t xml:space="preserve">A realização deste trabalho só foi possível devido aos conhecimentos adquiridos durante o curso. As disciplinas que estudei durante a graduação foram de extrema importância para a realização deste projeto. </w:t>
      </w:r>
      <w:r>
        <w:rPr>
          <w:rFonts w:ascii="Times New Roman" w:hAnsi="Times New Roman" w:cs="Times New Roman"/>
        </w:rPr>
        <w:t xml:space="preserve"> </w:t>
      </w:r>
      <w:r w:rsidRPr="00842A48">
        <w:rPr>
          <w:rFonts w:ascii="Times New Roman" w:hAnsi="Times New Roman" w:cs="Times New Roman"/>
        </w:rPr>
        <w:t xml:space="preserve">Disciplinas que abordaram o processamento de imagens, os métodos de programação, estrutura de dados, </w:t>
      </w:r>
      <w:r>
        <w:rPr>
          <w:rFonts w:ascii="Times New Roman" w:hAnsi="Times New Roman" w:cs="Times New Roman"/>
        </w:rPr>
        <w:t xml:space="preserve">cálculos e estatísticas contribuindo assim para o aprendizado e também para um melhor desempenho no desenvolvimento deste trabalho. </w:t>
      </w:r>
    </w:p>
    <w:p w:rsidR="00AC68CA" w:rsidRDefault="00AC68CA" w:rsidP="00AC68C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Além dos conhecimentos adquiridos durante as disciplinas, a possibilidade de fazer parte do Projeto “Ensinar com Pesquisa e Extensão” no qual desenvolvi ferramentas para auxiliar no ensino e a aprendizagem dos Algoritmos Evolutivos contribuiu para ampliar os horizontes da programação. Aprofu</w:t>
      </w:r>
      <w:r w:rsidR="005B67D2">
        <w:rPr>
          <w:rFonts w:ascii="Times New Roman" w:hAnsi="Times New Roman" w:cs="Times New Roman"/>
        </w:rPr>
        <w:t>ndei os meus conhecimentos em: i</w:t>
      </w:r>
      <w:r>
        <w:rPr>
          <w:rFonts w:ascii="Times New Roman" w:hAnsi="Times New Roman" w:cs="Times New Roman"/>
        </w:rPr>
        <w:t>nterpretar e programar algoritmos, programação de alto e baixo nível</w:t>
      </w:r>
      <w:r w:rsidR="005B67D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além de grande conhecimento na área de robótica. Fazer parte de um projeto de pesquisa e extensão é fundamental para a formação acadêmica do graduando. </w:t>
      </w:r>
    </w:p>
    <w:p w:rsidR="00AC68CA" w:rsidRPr="00AC68CA" w:rsidRDefault="00AC68CA" w:rsidP="00AC68CA">
      <w:r>
        <w:t>O curso de Bacharelado em Informática na Universidade de São Paulo, atual Bacharelado de Sistema de Informação, permite que o profissional adquira uma boa formação em linguagens de programação, raciocínio lógico, arquitetura de computadores, economia, produção e engenharia de software. Sem os</w:t>
      </w:r>
      <w:r w:rsidR="005B67D2">
        <w:t xml:space="preserve"> tais</w:t>
      </w:r>
      <w:r>
        <w:t xml:space="preserve"> conhecimentos adquiridos durante o curso</w:t>
      </w:r>
      <w:r w:rsidR="005B67D2">
        <w:t>,</w:t>
      </w:r>
      <w:r>
        <w:t xml:space="preserve"> esse projeto seria inviável.</w:t>
      </w:r>
    </w:p>
    <w:p w:rsidR="00767C89" w:rsidRDefault="00767C89" w:rsidP="002B0D5A">
      <w:pPr>
        <w:pStyle w:val="Ttulo2"/>
      </w:pPr>
      <w:bookmarkStart w:id="122" w:name="_Toc403074732"/>
      <w:r w:rsidRPr="0059692C">
        <w:lastRenderedPageBreak/>
        <w:t>4.3 Considerações sobre o curso de graduação</w:t>
      </w:r>
      <w:bookmarkEnd w:id="122"/>
    </w:p>
    <w:p w:rsidR="00AC68CA" w:rsidRDefault="00AC68CA" w:rsidP="00AC68CA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curso de Bacharelado em Informática apresenta uma grade curricular que abrange muitas áreas da produção e computação, e os aspectos primordiais são abordados durante a disciplina. </w:t>
      </w:r>
    </w:p>
    <w:p w:rsidR="00AC68CA" w:rsidRDefault="00AC68CA" w:rsidP="00AC68CA">
      <w:pPr>
        <w:pStyle w:val="Default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um curso de excelência, pois apesar de ser noturno não perdeu a qualidade de um curso integral. A grade horária é bastante completa, os conteúdos são distribuídos de maneira que o estudante passe por um processo espiral do conhecimento. </w:t>
      </w:r>
    </w:p>
    <w:p w:rsidR="00AC68CA" w:rsidRDefault="00AC68CA" w:rsidP="00AC68CA">
      <w:r w:rsidRPr="0032015E">
        <w:t>Ressalto a dificuldade que senti durante o período que estudei e trabalhei ao mesmo tempo. Acredito que a</w:t>
      </w:r>
      <w:r w:rsidR="00C92952">
        <w:t>s</w:t>
      </w:r>
      <w:r w:rsidRPr="0032015E">
        <w:t xml:space="preserve"> cobrança</w:t>
      </w:r>
      <w:r w:rsidR="00C92952">
        <w:t>s</w:t>
      </w:r>
      <w:r w:rsidRPr="0032015E">
        <w:t xml:space="preserve"> nas disciplinas acontecem para que a qualidade no curso não seja perdida, no entanto considero fundamental que ao se pens</w:t>
      </w:r>
      <w:r w:rsidR="005B67D2">
        <w:t xml:space="preserve">ar nas disciplinas seja levado em conta </w:t>
      </w:r>
      <w:r w:rsidRPr="0032015E">
        <w:t>os estudantes que trabalham e que queiram estudar ao mesmo tempo. Muitas desistências acontecem pela dificuldade de estudar e trabalhar ao mesmo tempo.</w:t>
      </w:r>
    </w:p>
    <w:p w:rsidR="001541E4" w:rsidRPr="00AC68CA" w:rsidRDefault="001541E4" w:rsidP="00AC68CA"/>
    <w:p w:rsidR="00767C89" w:rsidRDefault="00767C89" w:rsidP="002B0D5A">
      <w:pPr>
        <w:pStyle w:val="Ttulo2"/>
      </w:pPr>
      <w:bookmarkStart w:id="123" w:name="_Toc403074733"/>
      <w:r w:rsidRPr="0059692C">
        <w:t>4.4 Trabalhos futuros</w:t>
      </w:r>
      <w:bookmarkEnd w:id="123"/>
    </w:p>
    <w:p w:rsidR="00AC68CA" w:rsidRPr="006B6CEF" w:rsidRDefault="00AC68CA" w:rsidP="00AC68CA">
      <w:pPr>
        <w:ind w:firstLine="708"/>
        <w:rPr>
          <w:szCs w:val="24"/>
        </w:rPr>
      </w:pPr>
      <w:r w:rsidRPr="006B6CEF">
        <w:rPr>
          <w:szCs w:val="24"/>
        </w:rPr>
        <w:t>Com este trabalho consegui</w:t>
      </w:r>
      <w:r w:rsidR="005B67D2">
        <w:rPr>
          <w:szCs w:val="24"/>
        </w:rPr>
        <w:t>u-se</w:t>
      </w:r>
      <w:r w:rsidRPr="006B6CEF">
        <w:rPr>
          <w:szCs w:val="24"/>
        </w:rPr>
        <w:t xml:space="preserve"> alcançar o objetivo de desenvolver um sistema de controle de uma base motorizada para direcionar um telescópio para diferentes objetos celestes. No entanto, o projeto geral ainda não foi concluído</w:t>
      </w:r>
      <w:r w:rsidR="005B67D2">
        <w:rPr>
          <w:szCs w:val="24"/>
        </w:rPr>
        <w:t xml:space="preserve"> completamente</w:t>
      </w:r>
      <w:r w:rsidRPr="006B6CEF">
        <w:rPr>
          <w:szCs w:val="24"/>
        </w:rPr>
        <w:t xml:space="preserve"> e precisaremos aprofundar no próximo trabalho</w:t>
      </w:r>
      <w:r w:rsidR="006B6CEF" w:rsidRPr="006B6CEF">
        <w:rPr>
          <w:szCs w:val="24"/>
        </w:rPr>
        <w:t>.</w:t>
      </w:r>
    </w:p>
    <w:p w:rsidR="005B67D2" w:rsidRDefault="006B6CEF" w:rsidP="005B67D2">
      <w:pPr>
        <w:rPr>
          <w:szCs w:val="24"/>
          <w:shd w:val="clear" w:color="auto" w:fill="FFFFFF"/>
        </w:rPr>
      </w:pPr>
      <w:r w:rsidRPr="00E65AF0">
        <w:rPr>
          <w:szCs w:val="24"/>
          <w:shd w:val="clear" w:color="auto" w:fill="FFFFFF"/>
        </w:rPr>
        <w:t xml:space="preserve">O sistema </w:t>
      </w:r>
      <w:r>
        <w:rPr>
          <w:szCs w:val="24"/>
          <w:shd w:val="clear" w:color="auto" w:fill="FFFFFF"/>
        </w:rPr>
        <w:t xml:space="preserve">futuramente </w:t>
      </w:r>
      <w:r w:rsidRPr="00E65AF0">
        <w:rPr>
          <w:szCs w:val="24"/>
          <w:shd w:val="clear" w:color="auto" w:fill="FFFFFF"/>
        </w:rPr>
        <w:t xml:space="preserve">será </w:t>
      </w:r>
      <w:r w:rsidR="005B67D2">
        <w:rPr>
          <w:szCs w:val="24"/>
          <w:shd w:val="clear" w:color="auto" w:fill="FFFFFF"/>
        </w:rPr>
        <w:t>disponível na I</w:t>
      </w:r>
      <w:r w:rsidRPr="00E65AF0">
        <w:rPr>
          <w:szCs w:val="24"/>
          <w:shd w:val="clear" w:color="auto" w:fill="FFFFFF"/>
        </w:rPr>
        <w:t xml:space="preserve">nternet como código livre, juntamente com o projeto do telescópio e sua base robotizada, podendo ser utilizado para fins didáticos possibilitando que alunos e professores disponham de uma ferramenta de fácil manipulação de um telescópio motorizado. Um protótipo será construído e disponibilizado no Laboratório de Computação </w:t>
      </w:r>
      <w:proofErr w:type="spellStart"/>
      <w:r w:rsidRPr="00E65AF0">
        <w:rPr>
          <w:szCs w:val="24"/>
          <w:shd w:val="clear" w:color="auto" w:fill="FFFFFF"/>
        </w:rPr>
        <w:t>Reconfigurável</w:t>
      </w:r>
      <w:proofErr w:type="spellEnd"/>
      <w:r w:rsidRPr="00E65AF0">
        <w:rPr>
          <w:szCs w:val="24"/>
          <w:shd w:val="clear" w:color="auto" w:fill="FFFFFF"/>
        </w:rPr>
        <w:t xml:space="preserve"> para que alunos de escolas públicas da região possam controla-lo a distância via Internet.</w:t>
      </w:r>
      <w:bookmarkStart w:id="124" w:name="_Toc223175072"/>
      <w:bookmarkStart w:id="125" w:name="_Toc223880947"/>
      <w:bookmarkStart w:id="126" w:name="_Toc223965462"/>
      <w:bookmarkStart w:id="127" w:name="_Toc223965584"/>
      <w:bookmarkStart w:id="128" w:name="_Toc238540379"/>
      <w:bookmarkEnd w:id="116"/>
      <w:bookmarkEnd w:id="117"/>
      <w:bookmarkEnd w:id="118"/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Default="005B67D2" w:rsidP="005B67D2">
      <w:pPr>
        <w:rPr>
          <w:szCs w:val="24"/>
          <w:shd w:val="clear" w:color="auto" w:fill="FFFFFF"/>
        </w:rPr>
      </w:pPr>
    </w:p>
    <w:p w:rsidR="005B67D2" w:rsidRPr="005B67D2" w:rsidRDefault="005B67D2" w:rsidP="005B67D2">
      <w:pPr>
        <w:rPr>
          <w:szCs w:val="24"/>
        </w:rPr>
      </w:pPr>
    </w:p>
    <w:p w:rsidR="00B97353" w:rsidRDefault="00940B08" w:rsidP="00CB3D3E">
      <w:pPr>
        <w:pStyle w:val="Ttulo1"/>
      </w:pPr>
      <w:bookmarkStart w:id="129" w:name="_Toc403074734"/>
      <w:r w:rsidRPr="00307952">
        <w:t>REFERÊNCIAS</w:t>
      </w:r>
      <w:bookmarkStart w:id="130" w:name="_Toc19248608"/>
      <w:bookmarkEnd w:id="124"/>
      <w:bookmarkEnd w:id="125"/>
      <w:bookmarkEnd w:id="126"/>
      <w:bookmarkEnd w:id="127"/>
      <w:bookmarkEnd w:id="128"/>
      <w:bookmarkEnd w:id="129"/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color w:val="252525"/>
          <w:szCs w:val="24"/>
          <w:shd w:val="clear" w:color="auto" w:fill="FFFFFF"/>
        </w:rPr>
      </w:pPr>
      <w:r w:rsidRPr="00F80646">
        <w:rPr>
          <w:color w:val="252525"/>
          <w:szCs w:val="24"/>
          <w:shd w:val="clear" w:color="auto" w:fill="FFFFFF"/>
        </w:rPr>
        <w:t>[1] RELEA</w:t>
      </w:r>
      <w:proofErr w:type="gramStart"/>
      <w:r w:rsidRPr="00F80646">
        <w:rPr>
          <w:color w:val="252525"/>
          <w:szCs w:val="24"/>
          <w:shd w:val="clear" w:color="auto" w:fill="FFFFFF"/>
        </w:rPr>
        <w:t xml:space="preserve">  </w:t>
      </w:r>
      <w:proofErr w:type="gramEnd"/>
      <w:r w:rsidRPr="00F80646">
        <w:rPr>
          <w:color w:val="252525"/>
          <w:szCs w:val="24"/>
          <w:shd w:val="clear" w:color="auto" w:fill="FFFFFF"/>
        </w:rPr>
        <w:t xml:space="preserve">“Revista Latino Americana de Educação em Astronomia”. [Online]. Disponível em: </w:t>
      </w:r>
      <w:r w:rsidRPr="00F80646">
        <w:rPr>
          <w:color w:val="252525"/>
          <w:shd w:val="clear" w:color="auto" w:fill="FFFFFF"/>
        </w:rPr>
        <w:t>http://www.relea.ufscar.br/</w:t>
      </w:r>
      <w:r w:rsidRPr="00F80646">
        <w:rPr>
          <w:color w:val="252525"/>
          <w:szCs w:val="24"/>
          <w:shd w:val="clear" w:color="auto" w:fill="FFFFFF"/>
        </w:rPr>
        <w:t>.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color w:val="252525"/>
          <w:szCs w:val="24"/>
          <w:shd w:val="clear" w:color="auto" w:fill="FFFFFF"/>
        </w:rPr>
      </w:pPr>
      <w:r w:rsidRPr="00F80646">
        <w:rPr>
          <w:color w:val="252525"/>
          <w:szCs w:val="24"/>
          <w:shd w:val="clear" w:color="auto" w:fill="FFFFFF"/>
        </w:rPr>
        <w:t xml:space="preserve">[2] </w:t>
      </w:r>
      <w:proofErr w:type="gramStart"/>
      <w:r w:rsidRPr="00F80646">
        <w:rPr>
          <w:color w:val="252525"/>
          <w:szCs w:val="24"/>
          <w:shd w:val="clear" w:color="auto" w:fill="FFFFFF"/>
        </w:rPr>
        <w:t>Máximo, Antônio</w:t>
      </w:r>
      <w:proofErr w:type="gramEnd"/>
      <w:r w:rsidRPr="00F80646">
        <w:rPr>
          <w:color w:val="252525"/>
          <w:szCs w:val="24"/>
          <w:shd w:val="clear" w:color="auto" w:fill="FFFFFF"/>
        </w:rPr>
        <w:t xml:space="preserve">; Alvarenga, Beatriz - </w:t>
      </w:r>
      <w:r w:rsidRPr="00F80646">
        <w:rPr>
          <w:i/>
          <w:color w:val="252525"/>
          <w:szCs w:val="24"/>
          <w:shd w:val="clear" w:color="auto" w:fill="FFFFFF"/>
        </w:rPr>
        <w:t>Curso de Física</w:t>
      </w:r>
      <w:r w:rsidRPr="00F80646">
        <w:rPr>
          <w:color w:val="252525"/>
          <w:szCs w:val="24"/>
          <w:shd w:val="clear" w:color="auto" w:fill="FFFFFF"/>
        </w:rPr>
        <w:t xml:space="preserve"> - Volume 1 - Editora Scipione </w:t>
      </w:r>
      <w:r>
        <w:rPr>
          <w:color w:val="252525"/>
          <w:shd w:val="clear" w:color="auto" w:fill="FFFFFF"/>
        </w:rPr>
        <w:t>- 1 Edição - São Paulo, 201.1</w:t>
      </w:r>
    </w:p>
    <w:p w:rsidR="00372D99" w:rsidRPr="00B74CC8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color w:val="252525"/>
          <w:szCs w:val="24"/>
          <w:shd w:val="clear" w:color="auto" w:fill="FFFFFF"/>
          <w:lang w:val="en-US"/>
        </w:rPr>
      </w:pPr>
      <w:r w:rsidRPr="00B74CC8">
        <w:rPr>
          <w:color w:val="252525"/>
          <w:szCs w:val="24"/>
          <w:shd w:val="clear" w:color="auto" w:fill="FFFFFF"/>
          <w:lang w:val="en-US"/>
        </w:rPr>
        <w:t xml:space="preserve">[3] Jerry Coffey. </w:t>
      </w:r>
      <w:hyperlink r:id="rId25" w:history="1">
        <w:r w:rsidRPr="00B74CC8">
          <w:rPr>
            <w:rStyle w:val="Hyperlink"/>
            <w:i/>
            <w:color w:val="auto"/>
            <w:szCs w:val="24"/>
            <w:u w:val="none"/>
            <w:lang w:val="en-US"/>
          </w:rPr>
          <w:t xml:space="preserve">Earth’s Orbit </w:t>
        </w:r>
        <w:proofErr w:type="gramStart"/>
        <w:r w:rsidRPr="00B74CC8">
          <w:rPr>
            <w:rStyle w:val="Hyperlink"/>
            <w:i/>
            <w:color w:val="auto"/>
            <w:szCs w:val="24"/>
            <w:u w:val="none"/>
            <w:lang w:val="en-US"/>
          </w:rPr>
          <w:t>Around</w:t>
        </w:r>
        <w:proofErr w:type="gramEnd"/>
        <w:r w:rsidRPr="00B74CC8">
          <w:rPr>
            <w:rStyle w:val="Hyperlink"/>
            <w:i/>
            <w:color w:val="auto"/>
            <w:szCs w:val="24"/>
            <w:u w:val="none"/>
            <w:lang w:val="en-US"/>
          </w:rPr>
          <w:t xml:space="preserve"> The Sun</w:t>
        </w:r>
      </w:hyperlink>
      <w:r w:rsidRPr="00B74CC8">
        <w:rPr>
          <w:szCs w:val="24"/>
          <w:shd w:val="clear" w:color="auto" w:fill="FFFFFF"/>
          <w:lang w:val="en-US"/>
        </w:rPr>
        <w:t>.</w:t>
      </w:r>
      <w:r w:rsidRPr="00B74CC8">
        <w:rPr>
          <w:rStyle w:val="apple-converted-space"/>
          <w:szCs w:val="24"/>
          <w:shd w:val="clear" w:color="auto" w:fill="FFFFFF"/>
          <w:lang w:val="en-US"/>
        </w:rPr>
        <w:t> </w:t>
      </w:r>
      <w:hyperlink r:id="rId26" w:history="1">
        <w:proofErr w:type="gramStart"/>
        <w:r w:rsidRPr="00B74CC8">
          <w:rPr>
            <w:rStyle w:val="Hyperlink"/>
            <w:color w:val="auto"/>
            <w:szCs w:val="24"/>
            <w:u w:val="none"/>
            <w:lang w:val="en-US"/>
          </w:rPr>
          <w:t>Universe Today</w:t>
        </w:r>
      </w:hyperlink>
      <w:r w:rsidRPr="00B74CC8">
        <w:rPr>
          <w:szCs w:val="24"/>
          <w:shd w:val="clear" w:color="auto" w:fill="FFFFFF"/>
          <w:lang w:val="en-US"/>
        </w:rPr>
        <w:t xml:space="preserve">, </w:t>
      </w:r>
      <w:r w:rsidRPr="00B74CC8">
        <w:rPr>
          <w:color w:val="252525"/>
          <w:szCs w:val="24"/>
          <w:shd w:val="clear" w:color="auto" w:fill="FFFFFF"/>
          <w:lang w:val="en-US"/>
        </w:rPr>
        <w:t>2010.</w:t>
      </w:r>
      <w:proofErr w:type="gramEnd"/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rStyle w:val="apple-converted-space"/>
          <w:color w:val="252525"/>
          <w:szCs w:val="24"/>
          <w:shd w:val="clear" w:color="auto" w:fill="FFFFFF"/>
        </w:rPr>
      </w:pPr>
      <w:r w:rsidRPr="00F80646">
        <w:rPr>
          <w:color w:val="252525"/>
          <w:szCs w:val="24"/>
          <w:shd w:val="clear" w:color="auto" w:fill="FFFFFF"/>
          <w:lang w:val="en-US"/>
        </w:rPr>
        <w:t xml:space="preserve">[4] </w:t>
      </w:r>
      <w:r w:rsidRPr="00F80646">
        <w:rPr>
          <w:shd w:val="clear" w:color="auto" w:fill="FFFFFF"/>
          <w:lang w:val="en-US"/>
        </w:rPr>
        <w:t>NASA</w:t>
      </w:r>
      <w:r w:rsidRPr="00F80646">
        <w:rPr>
          <w:color w:val="252525"/>
          <w:szCs w:val="24"/>
          <w:shd w:val="clear" w:color="auto" w:fill="FFFFFF"/>
          <w:lang w:val="en-US"/>
        </w:rPr>
        <w:t>,</w:t>
      </w:r>
      <w:r w:rsidRPr="00F80646">
        <w:rPr>
          <w:rStyle w:val="apple-converted-space"/>
          <w:color w:val="252525"/>
          <w:szCs w:val="24"/>
          <w:shd w:val="clear" w:color="auto" w:fill="FFFFFF"/>
          <w:lang w:val="en-US"/>
        </w:rPr>
        <w:t> </w:t>
      </w:r>
      <w:r w:rsidRPr="00F80646">
        <w:rPr>
          <w:i/>
          <w:iCs/>
          <w:color w:val="252525"/>
          <w:szCs w:val="24"/>
          <w:shd w:val="clear" w:color="auto" w:fill="FFFFFF"/>
          <w:lang w:val="en-US"/>
        </w:rPr>
        <w:t>Ocean Tides and the Earth's Rotation</w:t>
      </w:r>
      <w:r w:rsidRPr="00F80646">
        <w:rPr>
          <w:rStyle w:val="apple-converted-space"/>
          <w:color w:val="252525"/>
          <w:szCs w:val="24"/>
          <w:shd w:val="clear" w:color="auto" w:fill="FFFFFF"/>
          <w:lang w:val="en-US"/>
        </w:rPr>
        <w:t xml:space="preserve">. </w:t>
      </w:r>
      <w:proofErr w:type="gramStart"/>
      <w:r w:rsidRPr="00B74CC8">
        <w:rPr>
          <w:rStyle w:val="apple-converted-space"/>
          <w:color w:val="252525"/>
          <w:szCs w:val="24"/>
          <w:shd w:val="clear" w:color="auto" w:fill="FFFFFF"/>
          <w:lang w:val="en-US"/>
        </w:rPr>
        <w:t>[Online].</w:t>
      </w:r>
      <w:proofErr w:type="gramEnd"/>
      <w:r w:rsidRPr="00B74CC8">
        <w:rPr>
          <w:rStyle w:val="apple-converted-space"/>
          <w:color w:val="252525"/>
          <w:szCs w:val="24"/>
          <w:shd w:val="clear" w:color="auto" w:fill="FFFFFF"/>
          <w:lang w:val="en-US"/>
        </w:rPr>
        <w:t xml:space="preserve"> </w:t>
      </w:r>
      <w:r w:rsidRPr="00F80646">
        <w:rPr>
          <w:rStyle w:val="apple-converted-space"/>
          <w:color w:val="252525"/>
          <w:szCs w:val="24"/>
          <w:shd w:val="clear" w:color="auto" w:fill="FFFFFF"/>
        </w:rPr>
        <w:t>Disponível em: http://bowie.gsfc.nasa.gov/ggfc/tides/intro.html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color w:val="252525"/>
          <w:szCs w:val="24"/>
        </w:rPr>
      </w:pPr>
      <w:r w:rsidRPr="00F80646">
        <w:rPr>
          <w:rStyle w:val="apple-converted-space"/>
          <w:color w:val="252525"/>
          <w:szCs w:val="24"/>
          <w:shd w:val="clear" w:color="auto" w:fill="FFFFFF"/>
          <w:lang w:val="en-US"/>
        </w:rPr>
        <w:t xml:space="preserve">[5] </w:t>
      </w:r>
      <w:r w:rsidRPr="00F80646">
        <w:rPr>
          <w:smallCaps/>
          <w:color w:val="252525"/>
          <w:szCs w:val="24"/>
          <w:lang w:val="en-US"/>
        </w:rPr>
        <w:t>Murray</w:t>
      </w:r>
      <w:r w:rsidRPr="00F80646">
        <w:rPr>
          <w:color w:val="252525"/>
          <w:szCs w:val="24"/>
          <w:lang w:val="en-US"/>
        </w:rPr>
        <w:t>, Carl D.; Stanley F. Dermott. </w:t>
      </w:r>
      <w:hyperlink r:id="rId27" w:history="1">
        <w:r w:rsidRPr="00F80646">
          <w:rPr>
            <w:i/>
            <w:iCs/>
            <w:szCs w:val="24"/>
          </w:rPr>
          <w:t>Solar System Dynamics</w:t>
        </w:r>
      </w:hyperlink>
      <w:r>
        <w:t xml:space="preserve">. </w:t>
      </w:r>
      <w:r w:rsidRPr="00F80646">
        <w:rPr>
          <w:color w:val="252525"/>
          <w:szCs w:val="24"/>
        </w:rPr>
        <w:t xml:space="preserve">Cambridge </w:t>
      </w:r>
      <w:proofErr w:type="spellStart"/>
      <w:r w:rsidRPr="00F80646">
        <w:rPr>
          <w:color w:val="252525"/>
          <w:szCs w:val="24"/>
        </w:rPr>
        <w:t>Univers</w:t>
      </w:r>
      <w:r>
        <w:rPr>
          <w:color w:val="252525"/>
        </w:rPr>
        <w:t>ity</w:t>
      </w:r>
      <w:proofErr w:type="spellEnd"/>
      <w:r>
        <w:rPr>
          <w:color w:val="252525"/>
        </w:rPr>
        <w:t xml:space="preserve"> Press, 1999. Disponível em: </w:t>
      </w:r>
      <w:r w:rsidRPr="00F80646">
        <w:rPr>
          <w:color w:val="252525"/>
          <w:szCs w:val="24"/>
        </w:rPr>
        <w:t>http://catdir.loc.gov/catdir/samples/cam032/99019679.pdf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color w:val="252525"/>
          <w:szCs w:val="24"/>
          <w:shd w:val="clear" w:color="auto" w:fill="FFFFFF"/>
        </w:rPr>
      </w:pPr>
      <w:r w:rsidRPr="00B74CC8">
        <w:rPr>
          <w:color w:val="252525"/>
          <w:szCs w:val="24"/>
        </w:rPr>
        <w:t xml:space="preserve">[6] </w:t>
      </w:r>
      <w:r w:rsidRPr="00B74CC8">
        <w:rPr>
          <w:color w:val="252525"/>
          <w:szCs w:val="24"/>
          <w:shd w:val="clear" w:color="auto" w:fill="FFFFFF"/>
        </w:rPr>
        <w:t xml:space="preserve">Dina </w:t>
      </w:r>
      <w:proofErr w:type="spellStart"/>
      <w:r w:rsidRPr="00B74CC8">
        <w:rPr>
          <w:color w:val="252525"/>
          <w:szCs w:val="24"/>
          <w:shd w:val="clear" w:color="auto" w:fill="FFFFFF"/>
        </w:rPr>
        <w:t>Prialnik</w:t>
      </w:r>
      <w:proofErr w:type="spellEnd"/>
      <w:r w:rsidRPr="00B74CC8">
        <w:rPr>
          <w:color w:val="252525"/>
          <w:szCs w:val="24"/>
          <w:shd w:val="clear" w:color="auto" w:fill="FFFFFF"/>
        </w:rPr>
        <w:t>.</w:t>
      </w:r>
      <w:r w:rsidRPr="00B74CC8">
        <w:rPr>
          <w:rStyle w:val="apple-converted-space"/>
          <w:color w:val="252525"/>
          <w:szCs w:val="24"/>
          <w:shd w:val="clear" w:color="auto" w:fill="FFFFFF"/>
        </w:rPr>
        <w:t> </w:t>
      </w:r>
      <w:r w:rsidRPr="00F80646">
        <w:rPr>
          <w:i/>
          <w:iCs/>
          <w:color w:val="252525"/>
          <w:szCs w:val="24"/>
          <w:shd w:val="clear" w:color="auto" w:fill="FFFFFF"/>
          <w:lang w:val="en-US"/>
        </w:rPr>
        <w:t>An Introduction to the Theory of Stellar Structure and Evolution</w:t>
      </w:r>
      <w:r w:rsidRPr="00F80646">
        <w:rPr>
          <w:color w:val="252525"/>
          <w:szCs w:val="24"/>
          <w:shd w:val="clear" w:color="auto" w:fill="FFFFFF"/>
          <w:lang w:val="en-US"/>
        </w:rPr>
        <w:t xml:space="preserve">. </w:t>
      </w:r>
      <w:r w:rsidRPr="00F80646">
        <w:rPr>
          <w:color w:val="252525"/>
          <w:szCs w:val="24"/>
          <w:shd w:val="clear" w:color="auto" w:fill="FFFFFF"/>
        </w:rPr>
        <w:t>[</w:t>
      </w:r>
      <w:proofErr w:type="spellStart"/>
      <w:r w:rsidRPr="00F80646">
        <w:rPr>
          <w:color w:val="252525"/>
          <w:szCs w:val="24"/>
          <w:shd w:val="clear" w:color="auto" w:fill="FFFFFF"/>
        </w:rPr>
        <w:t>S.l</w:t>
      </w:r>
      <w:proofErr w:type="spellEnd"/>
      <w:r w:rsidRPr="00F80646">
        <w:rPr>
          <w:color w:val="252525"/>
          <w:szCs w:val="24"/>
          <w:shd w:val="clear" w:color="auto" w:fill="FFFFFF"/>
        </w:rPr>
        <w:t xml:space="preserve">.]: Cambridge </w:t>
      </w:r>
      <w:proofErr w:type="spellStart"/>
      <w:r w:rsidRPr="00F80646">
        <w:rPr>
          <w:color w:val="252525"/>
          <w:szCs w:val="24"/>
          <w:shd w:val="clear" w:color="auto" w:fill="FFFFFF"/>
        </w:rPr>
        <w:t>University</w:t>
      </w:r>
      <w:proofErr w:type="spellEnd"/>
      <w:r w:rsidRPr="00F80646">
        <w:rPr>
          <w:color w:val="252525"/>
          <w:szCs w:val="24"/>
          <w:shd w:val="clear" w:color="auto" w:fill="FFFFFF"/>
        </w:rPr>
        <w:t xml:space="preserve"> Press, 2000.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rStyle w:val="Forte"/>
          <w:b w:val="0"/>
          <w:szCs w:val="24"/>
          <w:shd w:val="clear" w:color="auto" w:fill="FFFFFF"/>
        </w:rPr>
      </w:pPr>
      <w:r w:rsidRPr="00F80646">
        <w:rPr>
          <w:szCs w:val="24"/>
          <w:shd w:val="clear" w:color="auto" w:fill="FFFFFF"/>
        </w:rPr>
        <w:t xml:space="preserve">[7] </w:t>
      </w:r>
      <w:proofErr w:type="spellStart"/>
      <w:r w:rsidRPr="00F80646">
        <w:rPr>
          <w:rStyle w:val="Forte"/>
          <w:b w:val="0"/>
          <w:szCs w:val="24"/>
          <w:shd w:val="clear" w:color="auto" w:fill="FFFFFF"/>
        </w:rPr>
        <w:t>Boczko</w:t>
      </w:r>
      <w:proofErr w:type="spellEnd"/>
      <w:r w:rsidRPr="00F80646">
        <w:rPr>
          <w:rStyle w:val="Forte"/>
          <w:b w:val="0"/>
          <w:szCs w:val="24"/>
          <w:shd w:val="clear" w:color="auto" w:fill="FFFFFF"/>
        </w:rPr>
        <w:t xml:space="preserve">, </w:t>
      </w:r>
      <w:proofErr w:type="gramStart"/>
      <w:r w:rsidRPr="00F80646">
        <w:rPr>
          <w:rStyle w:val="Forte"/>
          <w:b w:val="0"/>
          <w:szCs w:val="24"/>
          <w:shd w:val="clear" w:color="auto" w:fill="FFFFFF"/>
        </w:rPr>
        <w:t>R.</w:t>
      </w:r>
      <w:proofErr w:type="gramEnd"/>
      <w:r w:rsidRPr="00F80646">
        <w:rPr>
          <w:rStyle w:val="apple-converted-space"/>
          <w:bCs/>
          <w:szCs w:val="24"/>
          <w:shd w:val="clear" w:color="auto" w:fill="FFFFFF"/>
        </w:rPr>
        <w:t> </w:t>
      </w:r>
      <w:r w:rsidRPr="00F80646">
        <w:rPr>
          <w:rStyle w:val="Forte"/>
          <w:b w:val="0"/>
          <w:i/>
          <w:iCs/>
          <w:szCs w:val="24"/>
          <w:shd w:val="clear" w:color="auto" w:fill="FFFFFF"/>
        </w:rPr>
        <w:t>Conceitos de Astronomia</w:t>
      </w:r>
      <w:r w:rsidRPr="00F80646">
        <w:rPr>
          <w:rStyle w:val="Forte"/>
          <w:b w:val="0"/>
          <w:szCs w:val="24"/>
          <w:shd w:val="clear" w:color="auto" w:fill="FFFFFF"/>
        </w:rPr>
        <w:t xml:space="preserve">, São Paulo, Edgard </w:t>
      </w:r>
      <w:proofErr w:type="spellStart"/>
      <w:r w:rsidRPr="00F80646">
        <w:rPr>
          <w:rStyle w:val="Forte"/>
          <w:b w:val="0"/>
          <w:szCs w:val="24"/>
          <w:shd w:val="clear" w:color="auto" w:fill="FFFFFF"/>
        </w:rPr>
        <w:t>Blucher</w:t>
      </w:r>
      <w:proofErr w:type="spellEnd"/>
      <w:r w:rsidRPr="00F80646">
        <w:rPr>
          <w:rStyle w:val="Forte"/>
          <w:b w:val="0"/>
          <w:szCs w:val="24"/>
          <w:shd w:val="clear" w:color="auto" w:fill="FFFFFF"/>
        </w:rPr>
        <w:t>, 1984.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rStyle w:val="Forte"/>
          <w:b w:val="0"/>
          <w:szCs w:val="24"/>
          <w:shd w:val="clear" w:color="auto" w:fill="FFFFFF"/>
        </w:rPr>
      </w:pPr>
      <w:r w:rsidRPr="00F80646">
        <w:rPr>
          <w:szCs w:val="24"/>
        </w:rPr>
        <w:t xml:space="preserve">[8] </w:t>
      </w:r>
      <w:r w:rsidRPr="00F80646">
        <w:rPr>
          <w:rStyle w:val="Forte"/>
          <w:b w:val="0"/>
          <w:szCs w:val="24"/>
          <w:shd w:val="clear" w:color="auto" w:fill="FFFFFF"/>
        </w:rPr>
        <w:t>Mourão, R.R. de F.,</w:t>
      </w:r>
      <w:r w:rsidRPr="00F80646">
        <w:rPr>
          <w:rStyle w:val="apple-converted-space"/>
          <w:bCs/>
          <w:szCs w:val="24"/>
          <w:shd w:val="clear" w:color="auto" w:fill="FFFFFF"/>
        </w:rPr>
        <w:t> </w:t>
      </w:r>
      <w:r w:rsidRPr="00F80646">
        <w:rPr>
          <w:rStyle w:val="Forte"/>
          <w:b w:val="0"/>
          <w:i/>
          <w:iCs/>
          <w:szCs w:val="24"/>
          <w:shd w:val="clear" w:color="auto" w:fill="FFFFFF"/>
        </w:rPr>
        <w:t>Atlas Celeste</w:t>
      </w:r>
      <w:r w:rsidRPr="00F80646">
        <w:rPr>
          <w:rStyle w:val="Forte"/>
          <w:b w:val="0"/>
          <w:szCs w:val="24"/>
          <w:shd w:val="clear" w:color="auto" w:fill="FFFFFF"/>
        </w:rPr>
        <w:t>, 5ed</w:t>
      </w:r>
      <w:proofErr w:type="gramStart"/>
      <w:r w:rsidRPr="00F80646">
        <w:rPr>
          <w:rStyle w:val="Forte"/>
          <w:b w:val="0"/>
          <w:szCs w:val="24"/>
          <w:shd w:val="clear" w:color="auto" w:fill="FFFFFF"/>
        </w:rPr>
        <w:t>.,</w:t>
      </w:r>
      <w:proofErr w:type="gramEnd"/>
      <w:r w:rsidRPr="00F80646">
        <w:rPr>
          <w:rStyle w:val="Forte"/>
          <w:b w:val="0"/>
          <w:szCs w:val="24"/>
          <w:shd w:val="clear" w:color="auto" w:fill="FFFFFF"/>
        </w:rPr>
        <w:t xml:space="preserve"> Petrópolis Vozes, 1984.</w:t>
      </w:r>
    </w:p>
    <w:p w:rsidR="00372D99" w:rsidRPr="00F80646" w:rsidRDefault="00372D99" w:rsidP="00B74CC8">
      <w:pPr>
        <w:shd w:val="clear" w:color="auto" w:fill="FFFFFF"/>
        <w:spacing w:before="100" w:beforeAutospacing="1" w:after="24" w:line="240" w:lineRule="auto"/>
        <w:ind w:firstLine="0"/>
        <w:jc w:val="left"/>
        <w:rPr>
          <w:szCs w:val="24"/>
        </w:rPr>
      </w:pPr>
      <w:r w:rsidRPr="00F80646">
        <w:rPr>
          <w:rStyle w:val="Forte"/>
          <w:b w:val="0"/>
          <w:szCs w:val="24"/>
          <w:shd w:val="clear" w:color="auto" w:fill="FFFFFF"/>
        </w:rPr>
        <w:lastRenderedPageBreak/>
        <w:t>[9] INAPE “Instituto de Astronomia e Pesquisas Espaciais”. [Online]. Disponível em:</w:t>
      </w:r>
      <w:r w:rsidRPr="00F80646">
        <w:rPr>
          <w:rStyle w:val="Forte"/>
          <w:b w:val="0"/>
          <w:szCs w:val="24"/>
          <w:shd w:val="clear" w:color="auto" w:fill="FFFFFF"/>
        </w:rPr>
        <w:br/>
      </w:r>
      <w:hyperlink r:id="rId28" w:history="1">
        <w:r w:rsidRPr="00F80646">
          <w:rPr>
            <w:rStyle w:val="Hyperlink"/>
            <w:color w:val="auto"/>
            <w:szCs w:val="24"/>
            <w:u w:val="none"/>
          </w:rPr>
          <w:t>http://www.inape.org.br/astronomia-astrofisica/stellarium</w:t>
        </w:r>
      </w:hyperlink>
    </w:p>
    <w:p w:rsidR="00372D99" w:rsidRPr="00C77136" w:rsidRDefault="00372D99" w:rsidP="00372D99">
      <w:pPr>
        <w:shd w:val="clear" w:color="auto" w:fill="FFFFFF"/>
        <w:spacing w:before="100" w:beforeAutospacing="1" w:after="24" w:line="240" w:lineRule="auto"/>
        <w:ind w:firstLine="0"/>
        <w:jc w:val="left"/>
        <w:rPr>
          <w:rFonts w:eastAsia="Calibri"/>
          <w:noProof/>
          <w:szCs w:val="24"/>
          <w:lang w:eastAsia="en-US"/>
        </w:rPr>
      </w:pPr>
      <w:r w:rsidRPr="00F80646">
        <w:rPr>
          <w:szCs w:val="24"/>
          <w:lang w:val="en-US"/>
        </w:rPr>
        <w:t>[10] “</w:t>
      </w:r>
      <w:proofErr w:type="spellStart"/>
      <w:r w:rsidRPr="00F80646">
        <w:rPr>
          <w:szCs w:val="24"/>
          <w:lang w:val="en-US"/>
        </w:rPr>
        <w:t>Stellarium</w:t>
      </w:r>
      <w:proofErr w:type="spellEnd"/>
      <w:r w:rsidRPr="00F80646">
        <w:rPr>
          <w:szCs w:val="24"/>
          <w:lang w:val="en-US"/>
        </w:rPr>
        <w:t xml:space="preserve">- </w:t>
      </w:r>
      <w:r w:rsidRPr="00F80646">
        <w:rPr>
          <w:noProof/>
          <w:szCs w:val="24"/>
          <w:lang w:val="en-US"/>
        </w:rPr>
        <w:t xml:space="preserve">Wikipedia, the free encyclopedia.” </w:t>
      </w:r>
      <w:r w:rsidRPr="00F80646">
        <w:rPr>
          <w:noProof/>
          <w:szCs w:val="24"/>
        </w:rPr>
        <w:t>[Online]. Disponível em:</w:t>
      </w:r>
      <w:r w:rsidRPr="00F80646">
        <w:rPr>
          <w:szCs w:val="24"/>
        </w:rPr>
        <w:t>http://pt.wikipedia.org/wiki/Stellarium</w:t>
      </w:r>
    </w:p>
    <w:p w:rsidR="00372D99" w:rsidRPr="00B74CC8" w:rsidRDefault="00372D99" w:rsidP="00372D99">
      <w:pPr>
        <w:pStyle w:val="NormalWeb"/>
        <w:rPr>
          <w:bCs/>
          <w:lang w:val="pt-BR"/>
        </w:rPr>
      </w:pPr>
      <w:r w:rsidRPr="00B74CC8">
        <w:rPr>
          <w:rStyle w:val="apple-converted-space"/>
          <w:shd w:val="clear" w:color="auto" w:fill="FFFFFF"/>
          <w:lang w:val="pt-BR"/>
        </w:rPr>
        <w:t xml:space="preserve">[11] </w:t>
      </w:r>
      <w:r w:rsidRPr="00B74CC8">
        <w:rPr>
          <w:bCs/>
          <w:lang w:val="pt-BR"/>
        </w:rPr>
        <w:t>IAG/USP - Departamento de Astronomia.</w:t>
      </w:r>
      <w:r w:rsidRPr="00B74CC8">
        <w:rPr>
          <w:rStyle w:val="apple-converted-space"/>
          <w:bCs/>
          <w:lang w:val="pt-BR"/>
        </w:rPr>
        <w:t> </w:t>
      </w:r>
      <w:r w:rsidRPr="00B74CC8">
        <w:rPr>
          <w:bCs/>
          <w:lang w:val="pt-BR"/>
        </w:rPr>
        <w:t xml:space="preserve">Apostila AGA215. Fundamentos da Astronomia. Disponível em: </w:t>
      </w:r>
      <w:hyperlink r:id="rId29" w:history="1">
        <w:r w:rsidRPr="00B74CC8">
          <w:rPr>
            <w:rStyle w:val="Hyperlink"/>
            <w:bCs/>
            <w:color w:val="auto"/>
            <w:u w:val="none"/>
            <w:lang w:val="pt-BR"/>
          </w:rPr>
          <w:t>http://www.astro.iag.usp.br/~jane/aga215/apostila/cap06.pdf</w:t>
        </w:r>
      </w:hyperlink>
    </w:p>
    <w:p w:rsidR="00372D99" w:rsidRPr="005B67D2" w:rsidRDefault="00372D99" w:rsidP="00372D99">
      <w:pPr>
        <w:pStyle w:val="NormalWeb"/>
        <w:rPr>
          <w:shd w:val="clear" w:color="auto" w:fill="FFFFFF"/>
        </w:rPr>
      </w:pPr>
      <w:r w:rsidRPr="005B67D2">
        <w:rPr>
          <w:bCs/>
        </w:rPr>
        <w:t xml:space="preserve">[12] </w:t>
      </w:r>
      <w:hyperlink r:id="rId30" w:history="1">
        <w:r w:rsidRPr="005B67D2">
          <w:rPr>
            <w:rStyle w:val="Hyperlink"/>
            <w:color w:val="auto"/>
            <w:u w:val="none"/>
          </w:rPr>
          <w:t>Introduction: PID Controller Design"</w:t>
        </w:r>
      </w:hyperlink>
      <w:r w:rsidRPr="005B67D2">
        <w:rPr>
          <w:shd w:val="clear" w:color="auto" w:fill="FFFFFF"/>
        </w:rPr>
        <w:t xml:space="preserve">. </w:t>
      </w:r>
      <w:proofErr w:type="gramStart"/>
      <w:r w:rsidRPr="005B67D2">
        <w:rPr>
          <w:shd w:val="clear" w:color="auto" w:fill="FFFFFF"/>
        </w:rPr>
        <w:t>University of Michigan.</w:t>
      </w:r>
      <w:proofErr w:type="gramEnd"/>
    </w:p>
    <w:p w:rsidR="00FD525D" w:rsidRPr="005B67D2" w:rsidRDefault="005B67D2" w:rsidP="00372D99">
      <w:pPr>
        <w:pStyle w:val="NormalWeb"/>
        <w:rPr>
          <w:shd w:val="clear" w:color="auto" w:fill="FFFFFF"/>
        </w:rPr>
      </w:pPr>
      <w:r w:rsidRPr="005B67D2">
        <w:rPr>
          <w:shd w:val="clear" w:color="auto" w:fill="FFFFFF"/>
        </w:rPr>
        <w:t xml:space="preserve">[13] </w:t>
      </w:r>
      <w:r w:rsidR="00FD525D" w:rsidRPr="005B67D2">
        <w:rPr>
          <w:shd w:val="clear" w:color="auto" w:fill="FFFFFF"/>
        </w:rPr>
        <w:t>Kernighan, Brian W.; Ritchie, Dennis M.</w:t>
      </w:r>
      <w:r w:rsidR="00FD525D" w:rsidRPr="005B67D2">
        <w:rPr>
          <w:rStyle w:val="apple-converted-space"/>
          <w:shd w:val="clear" w:color="auto" w:fill="FFFFFF"/>
        </w:rPr>
        <w:t> </w:t>
      </w:r>
      <w:proofErr w:type="gramStart"/>
      <w:r w:rsidR="00FD525D" w:rsidRPr="005B67D2">
        <w:rPr>
          <w:i/>
          <w:iCs/>
          <w:shd w:val="clear" w:color="auto" w:fill="FFFFFF"/>
        </w:rPr>
        <w:t>The C Programming Language</w:t>
      </w:r>
      <w:r w:rsidR="00FD525D" w:rsidRPr="005B67D2">
        <w:rPr>
          <w:shd w:val="clear" w:color="auto" w:fill="FFFFFF"/>
        </w:rPr>
        <w:t>.</w:t>
      </w:r>
      <w:proofErr w:type="gramEnd"/>
      <w:r w:rsidR="00FD525D" w:rsidRPr="005B67D2">
        <w:rPr>
          <w:shd w:val="clear" w:color="auto" w:fill="FFFFFF"/>
        </w:rPr>
        <w:t xml:space="preserve"> Upper Saddle River, New Jersey: Prentice hall, 1978. 228 p</w:t>
      </w:r>
    </w:p>
    <w:p w:rsidR="00B4564D" w:rsidRPr="005B67D2" w:rsidRDefault="00B4564D" w:rsidP="00372D99">
      <w:pPr>
        <w:pStyle w:val="NormalWeb"/>
        <w:rPr>
          <w:shd w:val="clear" w:color="auto" w:fill="FFFFFF"/>
        </w:rPr>
      </w:pPr>
      <w:r w:rsidRPr="00743068">
        <w:rPr>
          <w:shd w:val="clear" w:color="auto" w:fill="FFFFFF"/>
          <w:lang w:val="pt-BR"/>
        </w:rPr>
        <w:t xml:space="preserve">[14] </w:t>
      </w:r>
      <w:proofErr w:type="spellStart"/>
      <w:r w:rsidR="005B67D2" w:rsidRPr="00743068">
        <w:rPr>
          <w:shd w:val="clear" w:color="auto" w:fill="FFFFFF"/>
          <w:lang w:val="pt-BR"/>
        </w:rPr>
        <w:t>Duane</w:t>
      </w:r>
      <w:proofErr w:type="spellEnd"/>
      <w:r w:rsidR="005B67D2" w:rsidRPr="00743068">
        <w:rPr>
          <w:shd w:val="clear" w:color="auto" w:fill="FFFFFF"/>
          <w:lang w:val="pt-BR"/>
        </w:rPr>
        <w:t xml:space="preserve"> </w:t>
      </w:r>
      <w:proofErr w:type="gramStart"/>
      <w:r w:rsidR="005B67D2" w:rsidRPr="00743068">
        <w:rPr>
          <w:shd w:val="clear" w:color="auto" w:fill="FFFFFF"/>
          <w:lang w:val="pt-BR"/>
        </w:rPr>
        <w:t>O'Brien</w:t>
      </w:r>
      <w:proofErr w:type="gramEnd"/>
      <w:r w:rsidR="005B67D2" w:rsidRPr="00743068">
        <w:rPr>
          <w:shd w:val="clear" w:color="auto" w:fill="FFFFFF"/>
          <w:lang w:val="pt-BR"/>
        </w:rPr>
        <w:t xml:space="preserve">. </w:t>
      </w:r>
      <w:hyperlink r:id="rId31" w:history="1">
        <w:r w:rsidRPr="00743068">
          <w:rPr>
            <w:rStyle w:val="Hyperlink"/>
            <w:i/>
            <w:color w:val="auto"/>
            <w:u w:val="none"/>
            <w:lang w:val="pt-BR"/>
          </w:rPr>
          <w:t xml:space="preserve">Princípios básicos do </w:t>
        </w:r>
        <w:proofErr w:type="spellStart"/>
        <w:r w:rsidRPr="00743068">
          <w:rPr>
            <w:rStyle w:val="Hyperlink"/>
            <w:i/>
            <w:color w:val="auto"/>
            <w:u w:val="none"/>
            <w:lang w:val="pt-BR"/>
          </w:rPr>
          <w:t>Arduino</w:t>
        </w:r>
        <w:proofErr w:type="spellEnd"/>
      </w:hyperlink>
      <w:r w:rsidR="005B67D2" w:rsidRPr="00743068">
        <w:rPr>
          <w:rStyle w:val="apple-converted-space"/>
          <w:shd w:val="clear" w:color="auto" w:fill="FFFFFF"/>
          <w:lang w:val="pt-BR"/>
        </w:rPr>
        <w:t xml:space="preserve">. </w:t>
      </w:r>
      <w:hyperlink r:id="rId32" w:tooltip="IBM" w:history="1">
        <w:proofErr w:type="gramStart"/>
        <w:r w:rsidRPr="005B67D2">
          <w:rPr>
            <w:rStyle w:val="Hyperlink"/>
            <w:color w:val="auto"/>
            <w:u w:val="none"/>
            <w:shd w:val="clear" w:color="auto" w:fill="FFFFFF"/>
          </w:rPr>
          <w:t>IBM</w:t>
        </w:r>
      </w:hyperlink>
      <w:r w:rsidRPr="005B67D2">
        <w:rPr>
          <w:rStyle w:val="apple-converted-space"/>
          <w:shd w:val="clear" w:color="auto" w:fill="FFFFFF"/>
        </w:rPr>
        <w:t> </w:t>
      </w:r>
      <w:proofErr w:type="spellStart"/>
      <w:r w:rsidRPr="005B67D2">
        <w:rPr>
          <w:iCs/>
          <w:shd w:val="clear" w:color="auto" w:fill="FFFFFF"/>
        </w:rPr>
        <w:t>Projeto</w:t>
      </w:r>
      <w:proofErr w:type="spellEnd"/>
      <w:r w:rsidRPr="005B67D2">
        <w:rPr>
          <w:iCs/>
          <w:shd w:val="clear" w:color="auto" w:fill="FFFFFF"/>
        </w:rPr>
        <w:t xml:space="preserve"> de um Jogo de Laser</w:t>
      </w:r>
      <w:r w:rsidR="005B67D2" w:rsidRPr="005B67D2">
        <w:rPr>
          <w:iCs/>
          <w:shd w:val="clear" w:color="auto" w:fill="FFFFFF"/>
        </w:rPr>
        <w:t>.</w:t>
      </w:r>
      <w:proofErr w:type="gramEnd"/>
      <w:r w:rsidR="005B67D2" w:rsidRPr="005B67D2">
        <w:rPr>
          <w:iCs/>
          <w:shd w:val="clear" w:color="auto" w:fill="FFFFFF"/>
        </w:rPr>
        <w:t xml:space="preserve"> 2008. </w:t>
      </w:r>
    </w:p>
    <w:p w:rsidR="00372D99" w:rsidRPr="00F80646" w:rsidRDefault="005B67D2" w:rsidP="00B74CC8">
      <w:pPr>
        <w:spacing w:line="240" w:lineRule="auto"/>
        <w:ind w:firstLine="0"/>
        <w:jc w:val="left"/>
        <w:rPr>
          <w:szCs w:val="24"/>
        </w:rPr>
      </w:pPr>
      <w:r>
        <w:rPr>
          <w:szCs w:val="24"/>
          <w:shd w:val="clear" w:color="auto" w:fill="FFFFFF"/>
        </w:rPr>
        <w:t>[15</w:t>
      </w:r>
      <w:r w:rsidR="00372D99" w:rsidRPr="00F80646">
        <w:rPr>
          <w:szCs w:val="24"/>
          <w:shd w:val="clear" w:color="auto" w:fill="FFFFFF"/>
        </w:rPr>
        <w:t xml:space="preserve">] </w:t>
      </w:r>
      <w:proofErr w:type="gramStart"/>
      <w:r w:rsidR="00372D99" w:rsidRPr="00F80646">
        <w:rPr>
          <w:szCs w:val="24"/>
        </w:rPr>
        <w:t>SANTOS, Boaventura Souza</w:t>
      </w:r>
      <w:proofErr w:type="gramEnd"/>
      <w:r w:rsidR="00372D99" w:rsidRPr="00F80646">
        <w:rPr>
          <w:szCs w:val="24"/>
        </w:rPr>
        <w:t xml:space="preserve">. </w:t>
      </w:r>
      <w:r w:rsidR="00372D99" w:rsidRPr="00F80646">
        <w:rPr>
          <w:i/>
          <w:szCs w:val="24"/>
        </w:rPr>
        <w:t>A Universidade no Século XXI:</w:t>
      </w:r>
      <w:r w:rsidR="00372D99" w:rsidRPr="00F80646">
        <w:rPr>
          <w:szCs w:val="24"/>
        </w:rPr>
        <w:t xml:space="preserve"> para uma reforma democrática e emancipatória da universidade. São Paulo: Cortez, 2004.</w:t>
      </w:r>
    </w:p>
    <w:p w:rsidR="00372D99" w:rsidRPr="00F80646" w:rsidRDefault="00372D99" w:rsidP="00372D99">
      <w:pPr>
        <w:spacing w:line="240" w:lineRule="auto"/>
        <w:jc w:val="left"/>
        <w:rPr>
          <w:szCs w:val="24"/>
        </w:rPr>
      </w:pPr>
    </w:p>
    <w:p w:rsidR="00372D99" w:rsidRPr="00F80646" w:rsidRDefault="005B67D2" w:rsidP="00B74CC8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[16</w:t>
      </w:r>
      <w:r w:rsidR="00372D99" w:rsidRPr="00F80646">
        <w:rPr>
          <w:szCs w:val="24"/>
        </w:rPr>
        <w:t xml:space="preserve">] ZILLER, Joana. </w:t>
      </w:r>
      <w:proofErr w:type="gramStart"/>
      <w:r w:rsidR="00372D99" w:rsidRPr="00F80646">
        <w:rPr>
          <w:szCs w:val="24"/>
        </w:rPr>
        <w:t>et</w:t>
      </w:r>
      <w:proofErr w:type="gramEnd"/>
      <w:r w:rsidR="00372D99" w:rsidRPr="00F80646">
        <w:rPr>
          <w:szCs w:val="24"/>
        </w:rPr>
        <w:t xml:space="preserve"> al. A Extensão como Forma de Conectar Saberes. In: MAYORGA, Claudia. </w:t>
      </w:r>
      <w:r w:rsidR="00372D99" w:rsidRPr="00F80646">
        <w:rPr>
          <w:i/>
          <w:szCs w:val="24"/>
        </w:rPr>
        <w:t>Universidade cindida, universidade em conexão</w:t>
      </w:r>
      <w:r w:rsidR="00372D99" w:rsidRPr="00F80646">
        <w:rPr>
          <w:b/>
          <w:szCs w:val="24"/>
        </w:rPr>
        <w:t>:</w:t>
      </w:r>
      <w:r w:rsidR="00372D99" w:rsidRPr="00F80646">
        <w:rPr>
          <w:szCs w:val="24"/>
        </w:rPr>
        <w:t xml:space="preserve"> ensaios sobre democratização da universidade. Belo Horizonte: Editora UFMG, 2010. </w:t>
      </w:r>
      <w:proofErr w:type="gramStart"/>
      <w:r w:rsidR="00372D99" w:rsidRPr="00F80646">
        <w:rPr>
          <w:szCs w:val="24"/>
        </w:rPr>
        <w:t>p.</w:t>
      </w:r>
      <w:proofErr w:type="gramEnd"/>
      <w:r w:rsidR="00372D99" w:rsidRPr="00F80646">
        <w:rPr>
          <w:szCs w:val="24"/>
        </w:rPr>
        <w:t>234-247</w:t>
      </w:r>
    </w:p>
    <w:p w:rsidR="00372D99" w:rsidRPr="00F80646" w:rsidRDefault="00372D99" w:rsidP="00372D99">
      <w:pPr>
        <w:spacing w:line="240" w:lineRule="auto"/>
        <w:jc w:val="left"/>
        <w:rPr>
          <w:szCs w:val="24"/>
        </w:rPr>
      </w:pPr>
    </w:p>
    <w:p w:rsidR="000948B5" w:rsidRPr="00B74CC8" w:rsidRDefault="005B67D2" w:rsidP="00B74CC8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[17</w:t>
      </w:r>
      <w:r w:rsidR="00372D99" w:rsidRPr="00F80646">
        <w:rPr>
          <w:szCs w:val="24"/>
        </w:rPr>
        <w:t xml:space="preserve">] MACIEL, Lucas Ramalho. </w:t>
      </w:r>
      <w:r w:rsidR="00372D99" w:rsidRPr="00F80646">
        <w:rPr>
          <w:i/>
          <w:szCs w:val="24"/>
        </w:rPr>
        <w:t>Politica Nacional de Extensão:</w:t>
      </w:r>
      <w:r w:rsidR="00372D99" w:rsidRPr="00F80646">
        <w:rPr>
          <w:szCs w:val="24"/>
        </w:rPr>
        <w:t xml:space="preserve"> perspectivas para a universidade brasileira. Revista do Decanato da Extensão da Universidade Brasileira – Ano nº18 – dezembro de 2010, p.</w:t>
      </w:r>
      <w:proofErr w:type="gramStart"/>
      <w:r w:rsidR="00372D99" w:rsidRPr="00F80646">
        <w:rPr>
          <w:szCs w:val="24"/>
        </w:rPr>
        <w:t>17-25</w:t>
      </w:r>
      <w:bookmarkEnd w:id="130"/>
      <w:proofErr w:type="gramEnd"/>
    </w:p>
    <w:sectPr w:rsidR="000948B5" w:rsidRPr="00B74CC8" w:rsidSect="00697C14">
      <w:headerReference w:type="default" r:id="rId33"/>
      <w:footerReference w:type="default" r:id="rId34"/>
      <w:type w:val="continuous"/>
      <w:pgSz w:w="11907" w:h="16840" w:code="9"/>
      <w:pgMar w:top="1701" w:right="1418" w:bottom="1418" w:left="1701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8" w:author="Simoes" w:date="2014-11-07T08:51:00Z" w:initials="S">
    <w:p w:rsidR="005C2F4F" w:rsidRDefault="005C2F4F">
      <w:pPr>
        <w:pStyle w:val="Textodecomentrio"/>
      </w:pPr>
      <w:r>
        <w:rPr>
          <w:rStyle w:val="Refdecomentrio"/>
        </w:rPr>
        <w:annotationRef/>
      </w:r>
      <w:proofErr w:type="spellStart"/>
      <w:r>
        <w:t>Ref</w:t>
      </w:r>
      <w:proofErr w:type="spellEnd"/>
    </w:p>
  </w:comment>
  <w:comment w:id="40" w:author="Simoes" w:date="2014-11-07T09:22:00Z" w:initials="S">
    <w:p w:rsidR="00A408B5" w:rsidRDefault="00A408B5" w:rsidP="00A408B5">
      <w:pPr>
        <w:pStyle w:val="Textodecomentrio"/>
      </w:pPr>
      <w:r>
        <w:rPr>
          <w:rStyle w:val="Refdecomentrio"/>
        </w:rPr>
        <w:annotationRef/>
      </w:r>
      <w:r>
        <w:t>Vai ter que arrumar todas</w:t>
      </w:r>
      <w:proofErr w:type="gramStart"/>
      <w:r>
        <w:t>!!</w:t>
      </w:r>
      <w:proofErr w:type="gramEnd"/>
      <w:r>
        <w:t xml:space="preserve"> Tem que achar uma referencia para esta figura</w:t>
      </w:r>
      <w:proofErr w:type="gramStart"/>
      <w:r>
        <w:t>....</w:t>
      </w:r>
      <w:proofErr w:type="gramEnd"/>
      <w:r>
        <w:t xml:space="preserve"> Ou tu </w:t>
      </w:r>
      <w:proofErr w:type="gramStart"/>
      <w:r>
        <w:t>desenha</w:t>
      </w:r>
      <w:proofErr w:type="gramEnd"/>
      <w:r>
        <w:t xml:space="preserve"> novamente e diz que se baseou em um livro </w:t>
      </w:r>
      <w:proofErr w:type="spellStart"/>
      <w:r>
        <w:t>impotante</w:t>
      </w:r>
      <w:proofErr w:type="spellEnd"/>
      <w:r>
        <w:t>!</w:t>
      </w:r>
    </w:p>
  </w:comment>
  <w:comment w:id="41" w:author="Simoes" w:date="2014-11-07T09:22:00Z" w:initials="S">
    <w:p w:rsidR="00A408B5" w:rsidRDefault="00A408B5" w:rsidP="00A408B5">
      <w:pPr>
        <w:pStyle w:val="Textodecomentrio"/>
      </w:pPr>
      <w:r>
        <w:rPr>
          <w:rStyle w:val="Refdecomentrio"/>
        </w:rPr>
        <w:annotationRef/>
      </w:r>
      <w:proofErr w:type="spellStart"/>
      <w:proofErr w:type="gramStart"/>
      <w:r>
        <w:t>REf</w:t>
      </w:r>
      <w:proofErr w:type="spellEnd"/>
      <w:proofErr w:type="gramEnd"/>
      <w:r>
        <w:t xml:space="preserve"> – Te vira!!!</w:t>
      </w:r>
    </w:p>
  </w:comment>
  <w:comment w:id="58" w:author="Simoes" w:date="2014-11-07T11:07:00Z" w:initials="S">
    <w:p w:rsidR="00B13F89" w:rsidRDefault="00B13F89">
      <w:pPr>
        <w:pStyle w:val="Textodecomentrio"/>
      </w:pPr>
      <w:r>
        <w:rPr>
          <w:rStyle w:val="Refdecomentrio"/>
        </w:rPr>
        <w:annotationRef/>
      </w:r>
      <w:r>
        <w:t xml:space="preserve">Definir melhor o </w:t>
      </w:r>
      <w:proofErr w:type="gramStart"/>
      <w:r>
        <w:t>que que</w:t>
      </w:r>
      <w:proofErr w:type="gramEnd"/>
      <w:r>
        <w:t xml:space="preserve"> </w:t>
      </w:r>
      <w:proofErr w:type="spellStart"/>
      <w:r>
        <w:t>e’isso</w:t>
      </w:r>
      <w:proofErr w:type="spellEnd"/>
      <w:r>
        <w:t xml:space="preserve"> e citar referencia! Falar de </w:t>
      </w:r>
      <w:proofErr w:type="spellStart"/>
      <w:proofErr w:type="gramStart"/>
      <w:r>
        <w:t>Greenwitch</w:t>
      </w:r>
      <w:proofErr w:type="spellEnd"/>
      <w:r>
        <w:t xml:space="preserve"> ...</w:t>
      </w:r>
      <w:proofErr w:type="gramEnd"/>
    </w:p>
  </w:comment>
  <w:comment w:id="62" w:author="Simoes" w:date="2014-11-07T11:10:00Z" w:initials="S">
    <w:p w:rsidR="006F1672" w:rsidRDefault="006F1672">
      <w:pPr>
        <w:pStyle w:val="Textodecomentrio"/>
      </w:pPr>
      <w:r>
        <w:rPr>
          <w:rStyle w:val="Refdecomentrio"/>
        </w:rPr>
        <w:annotationRef/>
      </w:r>
      <w:proofErr w:type="spellStart"/>
      <w:r>
        <w:t>Ref</w:t>
      </w:r>
      <w:proofErr w:type="spellEnd"/>
    </w:p>
  </w:comment>
  <w:comment w:id="81" w:author="Simoes" w:date="2014-11-07T11:54:00Z" w:initials="S">
    <w:p w:rsidR="00516E31" w:rsidRDefault="00516E31">
      <w:pPr>
        <w:pStyle w:val="Textodecomentrio"/>
      </w:pPr>
      <w:r>
        <w:rPr>
          <w:rStyle w:val="Refdecomentrio"/>
        </w:rPr>
        <w:annotationRef/>
      </w:r>
      <w:r>
        <w:t xml:space="preserve">Se já’ esta’ no trabalho </w:t>
      </w:r>
      <w:proofErr w:type="gramStart"/>
      <w:r>
        <w:t>1</w:t>
      </w:r>
      <w:proofErr w:type="gramEnd"/>
      <w:r>
        <w:t>, remover!!</w:t>
      </w:r>
    </w:p>
  </w:comment>
  <w:comment w:id="89" w:author="Simoes" w:date="2014-11-07T12:40:00Z" w:initials="S">
    <w:p w:rsidR="00ED5D09" w:rsidRDefault="00ED5D09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01" w:author="Simoes" w:date="2014-11-07T12:42:00Z" w:initials="S">
    <w:p w:rsidR="00ED5D09" w:rsidRDefault="00ED5D09">
      <w:pPr>
        <w:pStyle w:val="Textodecomentrio"/>
      </w:pPr>
      <w:r>
        <w:rPr>
          <w:rStyle w:val="Refdecomentrio"/>
        </w:rPr>
        <w:annotationRef/>
      </w:r>
      <w:proofErr w:type="spellStart"/>
      <w:r>
        <w:t>Acrecentar</w:t>
      </w:r>
      <w:proofErr w:type="spellEnd"/>
      <w:r>
        <w:t xml:space="preserve"> o que foi feito de novo e o que era do TCC1</w:t>
      </w:r>
    </w:p>
  </w:comment>
  <w:comment w:id="111" w:author="Simoes" w:date="2014-11-07T11:24:00Z" w:initials="S">
    <w:p w:rsidR="00AD7404" w:rsidRDefault="00AD7404">
      <w:pPr>
        <w:pStyle w:val="Textodecomentrio"/>
      </w:pPr>
      <w:r>
        <w:rPr>
          <w:rStyle w:val="Refdecomentrio"/>
        </w:rPr>
        <w:annotationRef/>
      </w:r>
      <w:r>
        <w:t>Esta’ diferente</w:t>
      </w:r>
      <w:proofErr w:type="gramStart"/>
      <w:r>
        <w:t>???????????????????????????????????????????????????????????????????????????????????????????????????????????????????????????????????????</w:t>
      </w:r>
      <w:proofErr w:type="gramEnd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F62" w:rsidRDefault="00E44F62">
      <w:r>
        <w:separator/>
      </w:r>
    </w:p>
  </w:endnote>
  <w:endnote w:type="continuationSeparator" w:id="0">
    <w:p w:rsidR="00E44F62" w:rsidRDefault="00E4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A01" w:rsidRDefault="000E4A01">
    <w:pPr>
      <w:pStyle w:val="Rodap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D5D09">
      <w:rPr>
        <w:noProof/>
      </w:rPr>
      <w:t>28</w:t>
    </w:r>
    <w:r>
      <w:rPr>
        <w:noProof/>
      </w:rPr>
      <w:fldChar w:fldCharType="end"/>
    </w:r>
  </w:p>
  <w:p w:rsidR="000E4A01" w:rsidRDefault="000E4A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F62" w:rsidRDefault="00E44F62">
      <w:r>
        <w:separator/>
      </w:r>
    </w:p>
  </w:footnote>
  <w:footnote w:type="continuationSeparator" w:id="0">
    <w:p w:rsidR="00E44F62" w:rsidRDefault="00E44F62">
      <w:r>
        <w:continuationSeparator/>
      </w:r>
    </w:p>
  </w:footnote>
  <w:footnote w:id="1">
    <w:p w:rsidR="000E4A01" w:rsidRPr="00C92FB5" w:rsidRDefault="000E4A01" w:rsidP="00C92FB5">
      <w:pPr>
        <w:pStyle w:val="Legenda"/>
        <w:ind w:right="-1" w:firstLine="0"/>
        <w:rPr>
          <w:b w:val="0"/>
          <w:color w:val="auto"/>
          <w:sz w:val="20"/>
          <w:szCs w:val="20"/>
        </w:rPr>
      </w:pPr>
      <w:r w:rsidRPr="00C92FB5">
        <w:rPr>
          <w:rStyle w:val="Refdenotaderodap"/>
          <w:color w:val="auto"/>
        </w:rPr>
        <w:footnoteRef/>
      </w:r>
      <w:r>
        <w:t xml:space="preserve"> </w:t>
      </w:r>
      <w:r w:rsidRPr="00C92FB5">
        <w:rPr>
          <w:b w:val="0"/>
          <w:color w:val="auto"/>
          <w:sz w:val="20"/>
          <w:szCs w:val="20"/>
        </w:rPr>
        <w:t xml:space="preserve">A </w:t>
      </w:r>
      <w:r w:rsidRPr="00320078">
        <w:rPr>
          <w:b w:val="0"/>
          <w:i/>
          <w:color w:val="auto"/>
          <w:sz w:val="20"/>
          <w:szCs w:val="20"/>
        </w:rPr>
        <w:t>Figura 5</w:t>
      </w:r>
      <w:r>
        <w:rPr>
          <w:b w:val="0"/>
          <w:color w:val="auto"/>
          <w:sz w:val="20"/>
          <w:szCs w:val="20"/>
        </w:rPr>
        <w:t xml:space="preserve"> </w:t>
      </w:r>
      <w:r w:rsidRPr="00C92FB5">
        <w:rPr>
          <w:b w:val="0"/>
          <w:color w:val="auto"/>
          <w:sz w:val="20"/>
          <w:szCs w:val="20"/>
        </w:rPr>
        <w:t xml:space="preserve">está exibindo algumas de suas ferramentas e opções (canto inferior esquerdo da imagem) e o Polo Celeste (centro da imagem) encontrado pela convergência da grade equatorial (Na imagem é apresentada como as linhas azuis no céu). Também é possível observar informações detalhadas da estrela </w:t>
      </w:r>
      <w:proofErr w:type="spellStart"/>
      <w:r w:rsidRPr="00C92FB5">
        <w:rPr>
          <w:b w:val="0"/>
          <w:color w:val="auto"/>
          <w:sz w:val="20"/>
          <w:szCs w:val="20"/>
        </w:rPr>
        <w:t>Canopus</w:t>
      </w:r>
      <w:proofErr w:type="spellEnd"/>
      <w:r w:rsidRPr="00C92FB5">
        <w:rPr>
          <w:b w:val="0"/>
          <w:color w:val="auto"/>
          <w:sz w:val="20"/>
          <w:szCs w:val="20"/>
        </w:rPr>
        <w:t xml:space="preserve"> (canto superior esquerdo).</w:t>
      </w:r>
    </w:p>
    <w:p w:rsidR="000E4A01" w:rsidRDefault="000E4A01">
      <w:pPr>
        <w:pStyle w:val="Textodenotaderodap"/>
      </w:pPr>
    </w:p>
  </w:footnote>
  <w:footnote w:id="2">
    <w:p w:rsidR="000E4A01" w:rsidRPr="00E93563" w:rsidRDefault="000E4A01" w:rsidP="00E93563">
      <w:pPr>
        <w:pStyle w:val="Legenda"/>
        <w:ind w:firstLine="0"/>
        <w:rPr>
          <w:b w:val="0"/>
          <w:color w:val="auto"/>
        </w:rPr>
      </w:pPr>
      <w:r w:rsidRPr="00E93563">
        <w:rPr>
          <w:rStyle w:val="Refdenotaderodap"/>
          <w:b w:val="0"/>
          <w:color w:val="auto"/>
        </w:rPr>
        <w:footnoteRef/>
      </w:r>
      <w:r w:rsidRPr="00E93563">
        <w:rPr>
          <w:b w:val="0"/>
          <w:color w:val="auto"/>
        </w:rPr>
        <w:t>Variáveis: HA hora angular, DE declinação, Rd rotação desejável, Id inclinação desejável, Ra Rotação atual, Ia inclinação atual, VR velocidade de rotação, VI velocidade de Inclinação.</w:t>
      </w:r>
    </w:p>
    <w:p w:rsidR="000E4A01" w:rsidRPr="00DB26A5" w:rsidRDefault="000E4A01" w:rsidP="00E93563"/>
    <w:p w:rsidR="000E4A01" w:rsidRDefault="000E4A01">
      <w:pPr>
        <w:pStyle w:val="Textodenotaderodap"/>
      </w:pPr>
    </w:p>
  </w:footnote>
  <w:footnote w:id="3">
    <w:p w:rsidR="000E4A01" w:rsidRDefault="000E4A01" w:rsidP="005B67D2">
      <w:pPr>
        <w:pStyle w:val="Textodenotaderodap"/>
        <w:ind w:firstLine="0"/>
      </w:pPr>
      <w:r>
        <w:rPr>
          <w:rStyle w:val="Refdenotaderodap"/>
        </w:rPr>
        <w:footnoteRef/>
      </w:r>
      <w:r>
        <w:t xml:space="preserve"> </w:t>
      </w:r>
      <w:r w:rsidRPr="00E93563">
        <w:t>No topo da imagem, lado esquerdo, demonstra as coordenadas lidas e a localização encontrada a partir dos cálculos de coordenadas. No centro da imagem apresenta o Polo Sul Celeste e o traço determinando a orientação e a aproximação da posição do objeto</w:t>
      </w:r>
      <w: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A01" w:rsidRDefault="000E4A0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0E4A01" w:rsidRDefault="000E4A01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A01" w:rsidRDefault="000E4A01">
    <w:pPr>
      <w:pStyle w:val="Cabealho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A01" w:rsidRDefault="000E4A01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3"/>
    <w:multiLevelType w:val="multilevel"/>
    <w:tmpl w:val="00000003"/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4"/>
    <w:multiLevelType w:val="multi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>
    <w:nsid w:val="0B461CF3"/>
    <w:multiLevelType w:val="hybridMultilevel"/>
    <w:tmpl w:val="B14C2F9E"/>
    <w:lvl w:ilvl="0" w:tplc="0810A8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8E1A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D2E77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BCC70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8E67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98E3D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06C40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0DFC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20B9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C5F5BDC"/>
    <w:multiLevelType w:val="multilevel"/>
    <w:tmpl w:val="A250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C930998"/>
    <w:multiLevelType w:val="hybridMultilevel"/>
    <w:tmpl w:val="8506AE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0804468"/>
    <w:multiLevelType w:val="hybridMultilevel"/>
    <w:tmpl w:val="47501D36"/>
    <w:lvl w:ilvl="0" w:tplc="C40CBC2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5F4E19"/>
    <w:multiLevelType w:val="hybridMultilevel"/>
    <w:tmpl w:val="DD628F2E"/>
    <w:lvl w:ilvl="0" w:tplc="785613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36A744A"/>
    <w:multiLevelType w:val="hybridMultilevel"/>
    <w:tmpl w:val="07A6B1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53F4B19"/>
    <w:multiLevelType w:val="hybridMultilevel"/>
    <w:tmpl w:val="980A6464"/>
    <w:lvl w:ilvl="0" w:tplc="C40CBC2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A86941"/>
    <w:multiLevelType w:val="hybridMultilevel"/>
    <w:tmpl w:val="80500A32"/>
    <w:lvl w:ilvl="0" w:tplc="C40CBC28">
      <w:start w:val="2"/>
      <w:numFmt w:val="bullet"/>
      <w:lvlText w:val="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6E34797"/>
    <w:multiLevelType w:val="hybridMultilevel"/>
    <w:tmpl w:val="65D2B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D422B8D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1E44530B"/>
    <w:multiLevelType w:val="hybridMultilevel"/>
    <w:tmpl w:val="0BBEFAE0"/>
    <w:lvl w:ilvl="0" w:tplc="608AF170">
      <w:start w:val="1"/>
      <w:numFmt w:val="bullet"/>
      <w:lvlText w:val="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1EE333D1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1F13660D"/>
    <w:multiLevelType w:val="hybridMultilevel"/>
    <w:tmpl w:val="75304A6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2B77CA2"/>
    <w:multiLevelType w:val="hybridMultilevel"/>
    <w:tmpl w:val="2E7A4B40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2F55C94"/>
    <w:multiLevelType w:val="hybridMultilevel"/>
    <w:tmpl w:val="CAD26F56"/>
    <w:lvl w:ilvl="0" w:tplc="C40CBC28">
      <w:start w:val="2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814222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27BC0CB0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2BBA355E"/>
    <w:multiLevelType w:val="multilevel"/>
    <w:tmpl w:val="4126C0D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2CAB5D28"/>
    <w:multiLevelType w:val="hybridMultilevel"/>
    <w:tmpl w:val="AFFE2090"/>
    <w:lvl w:ilvl="0" w:tplc="0416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0B4442"/>
    <w:multiLevelType w:val="hybridMultilevel"/>
    <w:tmpl w:val="94E0E7D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5A3227"/>
    <w:multiLevelType w:val="hybridMultilevel"/>
    <w:tmpl w:val="6F301CDC"/>
    <w:lvl w:ilvl="0" w:tplc="C40CBC28">
      <w:start w:val="2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1A139C9"/>
    <w:multiLevelType w:val="multilevel"/>
    <w:tmpl w:val="3E0A76D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34957ABD"/>
    <w:multiLevelType w:val="hybridMultilevel"/>
    <w:tmpl w:val="F4586FF2"/>
    <w:lvl w:ilvl="0" w:tplc="29225E9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E2EF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5A79F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1C92D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B490E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01C4C5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644E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1C57F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A2832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>
    <w:nsid w:val="35287163"/>
    <w:multiLevelType w:val="hybridMultilevel"/>
    <w:tmpl w:val="676E5E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7864D5A"/>
    <w:multiLevelType w:val="hybridMultilevel"/>
    <w:tmpl w:val="7F985056"/>
    <w:lvl w:ilvl="0" w:tplc="0B5075A4">
      <w:start w:val="1"/>
      <w:numFmt w:val="bullet"/>
      <w:lvlText w:val="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39AE1593"/>
    <w:multiLevelType w:val="multilevel"/>
    <w:tmpl w:val="9502D99E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0">
    <w:nsid w:val="45D25101"/>
    <w:multiLevelType w:val="hybridMultilevel"/>
    <w:tmpl w:val="14764A32"/>
    <w:lvl w:ilvl="0" w:tplc="B48CF406">
      <w:start w:val="2"/>
      <w:numFmt w:val="bullet"/>
      <w:lvlText w:val="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471F30FC"/>
    <w:multiLevelType w:val="hybridMultilevel"/>
    <w:tmpl w:val="1834FAC4"/>
    <w:lvl w:ilvl="0" w:tplc="18CA5ED8">
      <w:start w:val="2"/>
      <w:numFmt w:val="bullet"/>
      <w:lvlText w:val="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A642FD4"/>
    <w:multiLevelType w:val="hybridMultilevel"/>
    <w:tmpl w:val="2812A8B4"/>
    <w:lvl w:ilvl="0" w:tplc="C40CBC28">
      <w:start w:val="2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AF558E3"/>
    <w:multiLevelType w:val="hybridMultilevel"/>
    <w:tmpl w:val="A006A888"/>
    <w:lvl w:ilvl="0" w:tplc="113C6D6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A2AC41A4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A19A11BC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9726F68C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0CAEC844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6D946690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16A078D8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89481580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2F842218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34">
    <w:nsid w:val="4DDD6F4A"/>
    <w:multiLevelType w:val="hybridMultilevel"/>
    <w:tmpl w:val="01242FC0"/>
    <w:lvl w:ilvl="0" w:tplc="10A884D2">
      <w:start w:val="2"/>
      <w:numFmt w:val="bullet"/>
      <w:lvlText w:val="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DC39CE"/>
    <w:multiLevelType w:val="hybridMultilevel"/>
    <w:tmpl w:val="93F0F97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AC62D2B"/>
    <w:multiLevelType w:val="hybridMultilevel"/>
    <w:tmpl w:val="E7F2BEEC"/>
    <w:lvl w:ilvl="0" w:tplc="C40CBC28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E8B3ABD"/>
    <w:multiLevelType w:val="hybridMultilevel"/>
    <w:tmpl w:val="46CE9A62"/>
    <w:lvl w:ilvl="0" w:tplc="10A884D2">
      <w:start w:val="2"/>
      <w:numFmt w:val="bullet"/>
      <w:lvlText w:val="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3DC34EE"/>
    <w:multiLevelType w:val="hybridMultilevel"/>
    <w:tmpl w:val="7F0C66D2"/>
    <w:lvl w:ilvl="0" w:tplc="10A884D2">
      <w:start w:val="2"/>
      <w:numFmt w:val="bullet"/>
      <w:lvlText w:val="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54965C3"/>
    <w:multiLevelType w:val="hybridMultilevel"/>
    <w:tmpl w:val="A3965E76"/>
    <w:lvl w:ilvl="0" w:tplc="C40CBC2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A818BF"/>
    <w:multiLevelType w:val="hybridMultilevel"/>
    <w:tmpl w:val="F5A45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64E1B3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>
    <w:nsid w:val="6AFC24DA"/>
    <w:multiLevelType w:val="hybridMultilevel"/>
    <w:tmpl w:val="DCE60DC0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3">
    <w:nsid w:val="6EA206B2"/>
    <w:multiLevelType w:val="hybridMultilevel"/>
    <w:tmpl w:val="182A4F1E"/>
    <w:lvl w:ilvl="0" w:tplc="B48CF406">
      <w:start w:val="2"/>
      <w:numFmt w:val="bullet"/>
      <w:lvlText w:val="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2A330B"/>
    <w:multiLevelType w:val="multilevel"/>
    <w:tmpl w:val="CFFC7FF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5">
    <w:nsid w:val="735D04A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6">
    <w:nsid w:val="754C2B7D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7">
    <w:nsid w:val="7BA1272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46"/>
  </w:num>
  <w:num w:numId="2">
    <w:abstractNumId w:val="15"/>
  </w:num>
  <w:num w:numId="3">
    <w:abstractNumId w:val="20"/>
  </w:num>
  <w:num w:numId="4">
    <w:abstractNumId w:val="45"/>
  </w:num>
  <w:num w:numId="5">
    <w:abstractNumId w:val="13"/>
  </w:num>
  <w:num w:numId="6">
    <w:abstractNumId w:val="47"/>
  </w:num>
  <w:num w:numId="7">
    <w:abstractNumId w:val="41"/>
  </w:num>
  <w:num w:numId="8">
    <w:abstractNumId w:val="19"/>
  </w:num>
  <w:num w:numId="9">
    <w:abstractNumId w:val="42"/>
  </w:num>
  <w:num w:numId="10">
    <w:abstractNumId w:val="35"/>
  </w:num>
  <w:num w:numId="11">
    <w:abstractNumId w:val="29"/>
  </w:num>
  <w:num w:numId="12">
    <w:abstractNumId w:val="4"/>
  </w:num>
  <w:num w:numId="13">
    <w:abstractNumId w:val="33"/>
  </w:num>
  <w:num w:numId="14">
    <w:abstractNumId w:val="26"/>
  </w:num>
  <w:num w:numId="15">
    <w:abstractNumId w:val="2"/>
  </w:num>
  <w:num w:numId="16">
    <w:abstractNumId w:val="44"/>
  </w:num>
  <w:num w:numId="17">
    <w:abstractNumId w:val="0"/>
  </w:num>
  <w:num w:numId="18">
    <w:abstractNumId w:val="3"/>
  </w:num>
  <w:num w:numId="19">
    <w:abstractNumId w:val="1"/>
  </w:num>
  <w:num w:numId="20">
    <w:abstractNumId w:val="8"/>
  </w:num>
  <w:num w:numId="21">
    <w:abstractNumId w:val="24"/>
  </w:num>
  <w:num w:numId="22">
    <w:abstractNumId w:val="22"/>
  </w:num>
  <w:num w:numId="23">
    <w:abstractNumId w:val="30"/>
  </w:num>
  <w:num w:numId="24">
    <w:abstractNumId w:val="43"/>
  </w:num>
  <w:num w:numId="25">
    <w:abstractNumId w:val="18"/>
  </w:num>
  <w:num w:numId="26">
    <w:abstractNumId w:val="32"/>
  </w:num>
  <w:num w:numId="27">
    <w:abstractNumId w:val="11"/>
  </w:num>
  <w:num w:numId="28">
    <w:abstractNumId w:val="36"/>
  </w:num>
  <w:num w:numId="29">
    <w:abstractNumId w:val="31"/>
  </w:num>
  <w:num w:numId="30">
    <w:abstractNumId w:val="34"/>
  </w:num>
  <w:num w:numId="31">
    <w:abstractNumId w:val="40"/>
  </w:num>
  <w:num w:numId="32">
    <w:abstractNumId w:val="7"/>
  </w:num>
  <w:num w:numId="33">
    <w:abstractNumId w:val="39"/>
  </w:num>
  <w:num w:numId="34">
    <w:abstractNumId w:val="10"/>
  </w:num>
  <w:num w:numId="35">
    <w:abstractNumId w:val="37"/>
  </w:num>
  <w:num w:numId="36">
    <w:abstractNumId w:val="38"/>
  </w:num>
  <w:num w:numId="37">
    <w:abstractNumId w:val="16"/>
  </w:num>
  <w:num w:numId="38">
    <w:abstractNumId w:val="23"/>
  </w:num>
  <w:num w:numId="39">
    <w:abstractNumId w:val="27"/>
  </w:num>
  <w:num w:numId="40">
    <w:abstractNumId w:val="9"/>
  </w:num>
  <w:num w:numId="41">
    <w:abstractNumId w:val="12"/>
  </w:num>
  <w:num w:numId="42">
    <w:abstractNumId w:val="28"/>
  </w:num>
  <w:num w:numId="43">
    <w:abstractNumId w:val="14"/>
  </w:num>
  <w:num w:numId="44">
    <w:abstractNumId w:val="17"/>
  </w:num>
  <w:num w:numId="45">
    <w:abstractNumId w:val="6"/>
  </w:num>
  <w:num w:numId="46">
    <w:abstractNumId w:val="21"/>
  </w:num>
  <w:num w:numId="47">
    <w:abstractNumId w:val="5"/>
  </w:num>
  <w:num w:numId="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298E"/>
    <w:rsid w:val="00000772"/>
    <w:rsid w:val="00000801"/>
    <w:rsid w:val="00002548"/>
    <w:rsid w:val="0000304C"/>
    <w:rsid w:val="00004C5B"/>
    <w:rsid w:val="0002146D"/>
    <w:rsid w:val="00022B1E"/>
    <w:rsid w:val="00024DBD"/>
    <w:rsid w:val="00025DAC"/>
    <w:rsid w:val="00025EA4"/>
    <w:rsid w:val="00027A17"/>
    <w:rsid w:val="00027DE4"/>
    <w:rsid w:val="00030360"/>
    <w:rsid w:val="00034A41"/>
    <w:rsid w:val="000372BF"/>
    <w:rsid w:val="00043C81"/>
    <w:rsid w:val="00045C11"/>
    <w:rsid w:val="00047839"/>
    <w:rsid w:val="00050962"/>
    <w:rsid w:val="00053FCF"/>
    <w:rsid w:val="000548AF"/>
    <w:rsid w:val="0006167A"/>
    <w:rsid w:val="00061D08"/>
    <w:rsid w:val="000628DA"/>
    <w:rsid w:val="00071414"/>
    <w:rsid w:val="00080072"/>
    <w:rsid w:val="0008495F"/>
    <w:rsid w:val="000948B5"/>
    <w:rsid w:val="00097C92"/>
    <w:rsid w:val="000A767D"/>
    <w:rsid w:val="000B422E"/>
    <w:rsid w:val="000B4BE3"/>
    <w:rsid w:val="000B69B2"/>
    <w:rsid w:val="000C496C"/>
    <w:rsid w:val="000C686D"/>
    <w:rsid w:val="000D2633"/>
    <w:rsid w:val="000D31A8"/>
    <w:rsid w:val="000D6FE3"/>
    <w:rsid w:val="000D723A"/>
    <w:rsid w:val="000E4A01"/>
    <w:rsid w:val="000E683E"/>
    <w:rsid w:val="000E7CD3"/>
    <w:rsid w:val="000F294F"/>
    <w:rsid w:val="00101CF6"/>
    <w:rsid w:val="00110491"/>
    <w:rsid w:val="00114E38"/>
    <w:rsid w:val="0011736F"/>
    <w:rsid w:val="00120266"/>
    <w:rsid w:val="00123923"/>
    <w:rsid w:val="00131F6B"/>
    <w:rsid w:val="0014044B"/>
    <w:rsid w:val="0014094F"/>
    <w:rsid w:val="00146509"/>
    <w:rsid w:val="001503F2"/>
    <w:rsid w:val="00151BD3"/>
    <w:rsid w:val="001541E4"/>
    <w:rsid w:val="00161639"/>
    <w:rsid w:val="00162BAA"/>
    <w:rsid w:val="00162E59"/>
    <w:rsid w:val="00165C03"/>
    <w:rsid w:val="00167BAB"/>
    <w:rsid w:val="0017489F"/>
    <w:rsid w:val="00175577"/>
    <w:rsid w:val="00177F20"/>
    <w:rsid w:val="00183CF6"/>
    <w:rsid w:val="001A0F8E"/>
    <w:rsid w:val="001A37DF"/>
    <w:rsid w:val="001B0C83"/>
    <w:rsid w:val="001B16EC"/>
    <w:rsid w:val="001B1735"/>
    <w:rsid w:val="001B4FB9"/>
    <w:rsid w:val="001B7BCE"/>
    <w:rsid w:val="001C0067"/>
    <w:rsid w:val="001C0B26"/>
    <w:rsid w:val="001C1904"/>
    <w:rsid w:val="001C1DB7"/>
    <w:rsid w:val="001C4A52"/>
    <w:rsid w:val="001D0C70"/>
    <w:rsid w:val="001D11BB"/>
    <w:rsid w:val="001D34BB"/>
    <w:rsid w:val="001F2710"/>
    <w:rsid w:val="00204D3F"/>
    <w:rsid w:val="00211F28"/>
    <w:rsid w:val="00221098"/>
    <w:rsid w:val="0022380F"/>
    <w:rsid w:val="00253FCD"/>
    <w:rsid w:val="00260CAD"/>
    <w:rsid w:val="00261A11"/>
    <w:rsid w:val="00263903"/>
    <w:rsid w:val="00264E90"/>
    <w:rsid w:val="00267AB7"/>
    <w:rsid w:val="002759CF"/>
    <w:rsid w:val="002765EA"/>
    <w:rsid w:val="002A27C8"/>
    <w:rsid w:val="002A645A"/>
    <w:rsid w:val="002B0D5A"/>
    <w:rsid w:val="002B5F48"/>
    <w:rsid w:val="002C146E"/>
    <w:rsid w:val="002C6909"/>
    <w:rsid w:val="002C7E16"/>
    <w:rsid w:val="002D105C"/>
    <w:rsid w:val="002E56C9"/>
    <w:rsid w:val="002E7CF7"/>
    <w:rsid w:val="002F2770"/>
    <w:rsid w:val="00303C57"/>
    <w:rsid w:val="00304D22"/>
    <w:rsid w:val="00307952"/>
    <w:rsid w:val="003142F3"/>
    <w:rsid w:val="0031437A"/>
    <w:rsid w:val="003166DB"/>
    <w:rsid w:val="00317967"/>
    <w:rsid w:val="00320078"/>
    <w:rsid w:val="00330B05"/>
    <w:rsid w:val="00331311"/>
    <w:rsid w:val="0033185F"/>
    <w:rsid w:val="00332E9B"/>
    <w:rsid w:val="0034041C"/>
    <w:rsid w:val="00346616"/>
    <w:rsid w:val="003478DA"/>
    <w:rsid w:val="00350B6C"/>
    <w:rsid w:val="003573C1"/>
    <w:rsid w:val="00363AAA"/>
    <w:rsid w:val="003703E5"/>
    <w:rsid w:val="00372069"/>
    <w:rsid w:val="00372155"/>
    <w:rsid w:val="00372B41"/>
    <w:rsid w:val="00372D99"/>
    <w:rsid w:val="00372EF4"/>
    <w:rsid w:val="00374560"/>
    <w:rsid w:val="0038682E"/>
    <w:rsid w:val="00386C5C"/>
    <w:rsid w:val="003904DE"/>
    <w:rsid w:val="0039265F"/>
    <w:rsid w:val="003928E3"/>
    <w:rsid w:val="003953E0"/>
    <w:rsid w:val="003A2BED"/>
    <w:rsid w:val="003A4487"/>
    <w:rsid w:val="003A6D4E"/>
    <w:rsid w:val="003B0341"/>
    <w:rsid w:val="003B660D"/>
    <w:rsid w:val="003B7907"/>
    <w:rsid w:val="003C07ED"/>
    <w:rsid w:val="003C147A"/>
    <w:rsid w:val="003C5D65"/>
    <w:rsid w:val="003C65C2"/>
    <w:rsid w:val="003D67DC"/>
    <w:rsid w:val="003D7A49"/>
    <w:rsid w:val="003E2D41"/>
    <w:rsid w:val="003F0822"/>
    <w:rsid w:val="003F10FF"/>
    <w:rsid w:val="003F508C"/>
    <w:rsid w:val="004053D1"/>
    <w:rsid w:val="0041095A"/>
    <w:rsid w:val="00414133"/>
    <w:rsid w:val="0041445E"/>
    <w:rsid w:val="004173C3"/>
    <w:rsid w:val="004223FE"/>
    <w:rsid w:val="0042317C"/>
    <w:rsid w:val="004232BE"/>
    <w:rsid w:val="00426CDF"/>
    <w:rsid w:val="00430B5D"/>
    <w:rsid w:val="00430E61"/>
    <w:rsid w:val="0043581B"/>
    <w:rsid w:val="00440F3E"/>
    <w:rsid w:val="00441A9B"/>
    <w:rsid w:val="004502FB"/>
    <w:rsid w:val="004505EE"/>
    <w:rsid w:val="00452FE9"/>
    <w:rsid w:val="00454A57"/>
    <w:rsid w:val="00456427"/>
    <w:rsid w:val="004606A3"/>
    <w:rsid w:val="00461A03"/>
    <w:rsid w:val="00462E94"/>
    <w:rsid w:val="00463E5B"/>
    <w:rsid w:val="004665DB"/>
    <w:rsid w:val="004727E6"/>
    <w:rsid w:val="00475C05"/>
    <w:rsid w:val="0047640A"/>
    <w:rsid w:val="00484C8C"/>
    <w:rsid w:val="00490181"/>
    <w:rsid w:val="00495E90"/>
    <w:rsid w:val="004977FC"/>
    <w:rsid w:val="004C1F7F"/>
    <w:rsid w:val="004C4F75"/>
    <w:rsid w:val="004D16A5"/>
    <w:rsid w:val="004D308C"/>
    <w:rsid w:val="004D476E"/>
    <w:rsid w:val="004E00C3"/>
    <w:rsid w:val="004F266C"/>
    <w:rsid w:val="00500CCF"/>
    <w:rsid w:val="005031B1"/>
    <w:rsid w:val="0050367A"/>
    <w:rsid w:val="00504A3B"/>
    <w:rsid w:val="00505FD0"/>
    <w:rsid w:val="005121D4"/>
    <w:rsid w:val="00516E31"/>
    <w:rsid w:val="00517656"/>
    <w:rsid w:val="005204F6"/>
    <w:rsid w:val="00521890"/>
    <w:rsid w:val="00522C35"/>
    <w:rsid w:val="00522E26"/>
    <w:rsid w:val="005244C0"/>
    <w:rsid w:val="00532E1F"/>
    <w:rsid w:val="0053483E"/>
    <w:rsid w:val="00541FDC"/>
    <w:rsid w:val="0054332F"/>
    <w:rsid w:val="005462CD"/>
    <w:rsid w:val="005547B3"/>
    <w:rsid w:val="005547BB"/>
    <w:rsid w:val="00563283"/>
    <w:rsid w:val="005643D7"/>
    <w:rsid w:val="00565C4A"/>
    <w:rsid w:val="00571F29"/>
    <w:rsid w:val="00573334"/>
    <w:rsid w:val="00574677"/>
    <w:rsid w:val="00574BE0"/>
    <w:rsid w:val="00576BCB"/>
    <w:rsid w:val="00583C19"/>
    <w:rsid w:val="005873F6"/>
    <w:rsid w:val="00591EDA"/>
    <w:rsid w:val="00591FDE"/>
    <w:rsid w:val="0059692C"/>
    <w:rsid w:val="005A5471"/>
    <w:rsid w:val="005B1AE8"/>
    <w:rsid w:val="005B67D2"/>
    <w:rsid w:val="005C0032"/>
    <w:rsid w:val="005C0847"/>
    <w:rsid w:val="005C2F4F"/>
    <w:rsid w:val="005C5C11"/>
    <w:rsid w:val="005C5ED6"/>
    <w:rsid w:val="005D295B"/>
    <w:rsid w:val="005D63D6"/>
    <w:rsid w:val="005E35CC"/>
    <w:rsid w:val="005E51DC"/>
    <w:rsid w:val="005E7654"/>
    <w:rsid w:val="005E7825"/>
    <w:rsid w:val="005F5BFF"/>
    <w:rsid w:val="005F733D"/>
    <w:rsid w:val="005F7821"/>
    <w:rsid w:val="00603FEE"/>
    <w:rsid w:val="00605C86"/>
    <w:rsid w:val="006107CA"/>
    <w:rsid w:val="00611D90"/>
    <w:rsid w:val="00615264"/>
    <w:rsid w:val="006202DF"/>
    <w:rsid w:val="006206A0"/>
    <w:rsid w:val="00620C22"/>
    <w:rsid w:val="00622C0D"/>
    <w:rsid w:val="00623DE0"/>
    <w:rsid w:val="00626375"/>
    <w:rsid w:val="00646F83"/>
    <w:rsid w:val="006479A5"/>
    <w:rsid w:val="006502ED"/>
    <w:rsid w:val="00651715"/>
    <w:rsid w:val="0065175B"/>
    <w:rsid w:val="00660CF0"/>
    <w:rsid w:val="006645FA"/>
    <w:rsid w:val="00664965"/>
    <w:rsid w:val="00664F5E"/>
    <w:rsid w:val="006706EF"/>
    <w:rsid w:val="0067298E"/>
    <w:rsid w:val="00673D4C"/>
    <w:rsid w:val="00674FF2"/>
    <w:rsid w:val="00680E84"/>
    <w:rsid w:val="00682A6A"/>
    <w:rsid w:val="00682AC1"/>
    <w:rsid w:val="00687409"/>
    <w:rsid w:val="00691552"/>
    <w:rsid w:val="00692108"/>
    <w:rsid w:val="00692C29"/>
    <w:rsid w:val="006955BB"/>
    <w:rsid w:val="00697C14"/>
    <w:rsid w:val="006A3B48"/>
    <w:rsid w:val="006A4F37"/>
    <w:rsid w:val="006B2199"/>
    <w:rsid w:val="006B6BE4"/>
    <w:rsid w:val="006B6CEF"/>
    <w:rsid w:val="006B70B8"/>
    <w:rsid w:val="006C3E9E"/>
    <w:rsid w:val="006C5170"/>
    <w:rsid w:val="006C6082"/>
    <w:rsid w:val="006D2390"/>
    <w:rsid w:val="006D2EC5"/>
    <w:rsid w:val="006D4568"/>
    <w:rsid w:val="006D4BC0"/>
    <w:rsid w:val="006D4DFD"/>
    <w:rsid w:val="006D7977"/>
    <w:rsid w:val="006E0FDA"/>
    <w:rsid w:val="006E33E2"/>
    <w:rsid w:val="006E39DD"/>
    <w:rsid w:val="006E591E"/>
    <w:rsid w:val="006E5CC8"/>
    <w:rsid w:val="006E625F"/>
    <w:rsid w:val="006F1672"/>
    <w:rsid w:val="006F1B04"/>
    <w:rsid w:val="006F576D"/>
    <w:rsid w:val="006F64A9"/>
    <w:rsid w:val="006F778F"/>
    <w:rsid w:val="00701819"/>
    <w:rsid w:val="00704FA2"/>
    <w:rsid w:val="007059E9"/>
    <w:rsid w:val="007105E8"/>
    <w:rsid w:val="007233F3"/>
    <w:rsid w:val="00726728"/>
    <w:rsid w:val="007308A9"/>
    <w:rsid w:val="007315E1"/>
    <w:rsid w:val="00743068"/>
    <w:rsid w:val="007517CC"/>
    <w:rsid w:val="0075359C"/>
    <w:rsid w:val="007577A6"/>
    <w:rsid w:val="00760DA3"/>
    <w:rsid w:val="00767C89"/>
    <w:rsid w:val="00772BF3"/>
    <w:rsid w:val="007742F0"/>
    <w:rsid w:val="0077453A"/>
    <w:rsid w:val="00780EC3"/>
    <w:rsid w:val="00782371"/>
    <w:rsid w:val="007932C3"/>
    <w:rsid w:val="00794C5A"/>
    <w:rsid w:val="0079564E"/>
    <w:rsid w:val="007A38BF"/>
    <w:rsid w:val="007A3CFD"/>
    <w:rsid w:val="007A715C"/>
    <w:rsid w:val="007A7A7A"/>
    <w:rsid w:val="007B0218"/>
    <w:rsid w:val="007B17BA"/>
    <w:rsid w:val="007B1E10"/>
    <w:rsid w:val="007B553E"/>
    <w:rsid w:val="007B7F11"/>
    <w:rsid w:val="007C3129"/>
    <w:rsid w:val="007C38B8"/>
    <w:rsid w:val="007C739B"/>
    <w:rsid w:val="007D3A7A"/>
    <w:rsid w:val="007D644F"/>
    <w:rsid w:val="007D68F1"/>
    <w:rsid w:val="007D6D0E"/>
    <w:rsid w:val="007F0EA0"/>
    <w:rsid w:val="007F285D"/>
    <w:rsid w:val="007F3B12"/>
    <w:rsid w:val="007F7159"/>
    <w:rsid w:val="008074CD"/>
    <w:rsid w:val="00820156"/>
    <w:rsid w:val="008206EE"/>
    <w:rsid w:val="008217BA"/>
    <w:rsid w:val="00823CB9"/>
    <w:rsid w:val="00834FB0"/>
    <w:rsid w:val="008359ED"/>
    <w:rsid w:val="00840369"/>
    <w:rsid w:val="00851A7C"/>
    <w:rsid w:val="00861D98"/>
    <w:rsid w:val="008649D9"/>
    <w:rsid w:val="00865E8C"/>
    <w:rsid w:val="0087222A"/>
    <w:rsid w:val="00872445"/>
    <w:rsid w:val="00872A5B"/>
    <w:rsid w:val="008826C4"/>
    <w:rsid w:val="00885029"/>
    <w:rsid w:val="00886890"/>
    <w:rsid w:val="008A1E9C"/>
    <w:rsid w:val="008A2D43"/>
    <w:rsid w:val="008A2F2C"/>
    <w:rsid w:val="008B1C9C"/>
    <w:rsid w:val="008B6C12"/>
    <w:rsid w:val="008B76F9"/>
    <w:rsid w:val="008C0BA2"/>
    <w:rsid w:val="008C1DAF"/>
    <w:rsid w:val="008C216C"/>
    <w:rsid w:val="008C379D"/>
    <w:rsid w:val="008C5265"/>
    <w:rsid w:val="008D0A90"/>
    <w:rsid w:val="008D4E6C"/>
    <w:rsid w:val="008D6503"/>
    <w:rsid w:val="008D7814"/>
    <w:rsid w:val="008E3680"/>
    <w:rsid w:val="008E38D1"/>
    <w:rsid w:val="008E6964"/>
    <w:rsid w:val="008F3002"/>
    <w:rsid w:val="008F41E2"/>
    <w:rsid w:val="00902112"/>
    <w:rsid w:val="00904C48"/>
    <w:rsid w:val="00904EEF"/>
    <w:rsid w:val="0090573D"/>
    <w:rsid w:val="0090764C"/>
    <w:rsid w:val="00907E85"/>
    <w:rsid w:val="00927B48"/>
    <w:rsid w:val="00934434"/>
    <w:rsid w:val="00940B08"/>
    <w:rsid w:val="009418B9"/>
    <w:rsid w:val="0094192C"/>
    <w:rsid w:val="00946204"/>
    <w:rsid w:val="00950001"/>
    <w:rsid w:val="00952001"/>
    <w:rsid w:val="00952AA7"/>
    <w:rsid w:val="00954823"/>
    <w:rsid w:val="00957529"/>
    <w:rsid w:val="009626DD"/>
    <w:rsid w:val="00962EA1"/>
    <w:rsid w:val="00963611"/>
    <w:rsid w:val="00965BA2"/>
    <w:rsid w:val="00970A20"/>
    <w:rsid w:val="00973C4F"/>
    <w:rsid w:val="00973E9B"/>
    <w:rsid w:val="0098089F"/>
    <w:rsid w:val="009842B3"/>
    <w:rsid w:val="00985901"/>
    <w:rsid w:val="009859AB"/>
    <w:rsid w:val="00986462"/>
    <w:rsid w:val="009A2450"/>
    <w:rsid w:val="009A7F96"/>
    <w:rsid w:val="009B3FFF"/>
    <w:rsid w:val="009C1939"/>
    <w:rsid w:val="009D0FF4"/>
    <w:rsid w:val="009D4FFF"/>
    <w:rsid w:val="009E7C1B"/>
    <w:rsid w:val="009F631D"/>
    <w:rsid w:val="00A00000"/>
    <w:rsid w:val="00A070F9"/>
    <w:rsid w:val="00A11396"/>
    <w:rsid w:val="00A113A2"/>
    <w:rsid w:val="00A11A32"/>
    <w:rsid w:val="00A17E50"/>
    <w:rsid w:val="00A216C6"/>
    <w:rsid w:val="00A25DE2"/>
    <w:rsid w:val="00A26988"/>
    <w:rsid w:val="00A27C85"/>
    <w:rsid w:val="00A30386"/>
    <w:rsid w:val="00A30418"/>
    <w:rsid w:val="00A32DA6"/>
    <w:rsid w:val="00A3602B"/>
    <w:rsid w:val="00A37513"/>
    <w:rsid w:val="00A40162"/>
    <w:rsid w:val="00A408B5"/>
    <w:rsid w:val="00A43F95"/>
    <w:rsid w:val="00A4633E"/>
    <w:rsid w:val="00A5047A"/>
    <w:rsid w:val="00A52D6B"/>
    <w:rsid w:val="00A57AAD"/>
    <w:rsid w:val="00A57AD0"/>
    <w:rsid w:val="00A60831"/>
    <w:rsid w:val="00A6202A"/>
    <w:rsid w:val="00A64A5E"/>
    <w:rsid w:val="00A741AE"/>
    <w:rsid w:val="00A76786"/>
    <w:rsid w:val="00A76EE9"/>
    <w:rsid w:val="00A81CE2"/>
    <w:rsid w:val="00AA57FB"/>
    <w:rsid w:val="00AA6FC0"/>
    <w:rsid w:val="00AB0B9D"/>
    <w:rsid w:val="00AB1DDE"/>
    <w:rsid w:val="00AB293B"/>
    <w:rsid w:val="00AB7956"/>
    <w:rsid w:val="00AC002F"/>
    <w:rsid w:val="00AC4CB6"/>
    <w:rsid w:val="00AC5A4A"/>
    <w:rsid w:val="00AC68CA"/>
    <w:rsid w:val="00AC7964"/>
    <w:rsid w:val="00AD7404"/>
    <w:rsid w:val="00AE0BBF"/>
    <w:rsid w:val="00AE231D"/>
    <w:rsid w:val="00AE2EFF"/>
    <w:rsid w:val="00AE559C"/>
    <w:rsid w:val="00AF327F"/>
    <w:rsid w:val="00AF68E6"/>
    <w:rsid w:val="00AF6B79"/>
    <w:rsid w:val="00B00C08"/>
    <w:rsid w:val="00B0122B"/>
    <w:rsid w:val="00B01DC0"/>
    <w:rsid w:val="00B03D22"/>
    <w:rsid w:val="00B0562B"/>
    <w:rsid w:val="00B0638B"/>
    <w:rsid w:val="00B13F89"/>
    <w:rsid w:val="00B21294"/>
    <w:rsid w:val="00B23C94"/>
    <w:rsid w:val="00B24187"/>
    <w:rsid w:val="00B33681"/>
    <w:rsid w:val="00B37E1A"/>
    <w:rsid w:val="00B4564D"/>
    <w:rsid w:val="00B47BB2"/>
    <w:rsid w:val="00B51C50"/>
    <w:rsid w:val="00B54C01"/>
    <w:rsid w:val="00B6488A"/>
    <w:rsid w:val="00B65107"/>
    <w:rsid w:val="00B66B6A"/>
    <w:rsid w:val="00B72C30"/>
    <w:rsid w:val="00B7436E"/>
    <w:rsid w:val="00B74CC8"/>
    <w:rsid w:val="00B76F08"/>
    <w:rsid w:val="00B778D5"/>
    <w:rsid w:val="00B84BA4"/>
    <w:rsid w:val="00B8540E"/>
    <w:rsid w:val="00B86A45"/>
    <w:rsid w:val="00B92156"/>
    <w:rsid w:val="00B93266"/>
    <w:rsid w:val="00B93548"/>
    <w:rsid w:val="00B96207"/>
    <w:rsid w:val="00B96DF4"/>
    <w:rsid w:val="00B97353"/>
    <w:rsid w:val="00BA14F2"/>
    <w:rsid w:val="00BA4CFF"/>
    <w:rsid w:val="00BA4E5C"/>
    <w:rsid w:val="00BB509C"/>
    <w:rsid w:val="00BB5800"/>
    <w:rsid w:val="00BB60D6"/>
    <w:rsid w:val="00BB61BB"/>
    <w:rsid w:val="00BB6B06"/>
    <w:rsid w:val="00BC00CB"/>
    <w:rsid w:val="00BC2875"/>
    <w:rsid w:val="00BD0551"/>
    <w:rsid w:val="00BD3D2F"/>
    <w:rsid w:val="00BD40E1"/>
    <w:rsid w:val="00BD48C8"/>
    <w:rsid w:val="00BD4F25"/>
    <w:rsid w:val="00BE27D7"/>
    <w:rsid w:val="00BE2955"/>
    <w:rsid w:val="00BE5D47"/>
    <w:rsid w:val="00BF25AF"/>
    <w:rsid w:val="00C06258"/>
    <w:rsid w:val="00C1047A"/>
    <w:rsid w:val="00C10506"/>
    <w:rsid w:val="00C1052F"/>
    <w:rsid w:val="00C1212B"/>
    <w:rsid w:val="00C17FFC"/>
    <w:rsid w:val="00C20A08"/>
    <w:rsid w:val="00C2145A"/>
    <w:rsid w:val="00C27D3C"/>
    <w:rsid w:val="00C33965"/>
    <w:rsid w:val="00C35259"/>
    <w:rsid w:val="00C35F84"/>
    <w:rsid w:val="00C408D9"/>
    <w:rsid w:val="00C4129C"/>
    <w:rsid w:val="00C41DFA"/>
    <w:rsid w:val="00C4436A"/>
    <w:rsid w:val="00C6259C"/>
    <w:rsid w:val="00C62B65"/>
    <w:rsid w:val="00C62E06"/>
    <w:rsid w:val="00C77136"/>
    <w:rsid w:val="00C80CBC"/>
    <w:rsid w:val="00C83A30"/>
    <w:rsid w:val="00C84542"/>
    <w:rsid w:val="00C84D0D"/>
    <w:rsid w:val="00C857C4"/>
    <w:rsid w:val="00C92952"/>
    <w:rsid w:val="00C92FB5"/>
    <w:rsid w:val="00C96BC0"/>
    <w:rsid w:val="00CA18D3"/>
    <w:rsid w:val="00CA1BA7"/>
    <w:rsid w:val="00CA33A9"/>
    <w:rsid w:val="00CA345A"/>
    <w:rsid w:val="00CA385D"/>
    <w:rsid w:val="00CA42BE"/>
    <w:rsid w:val="00CA4C4F"/>
    <w:rsid w:val="00CB204E"/>
    <w:rsid w:val="00CB3C2D"/>
    <w:rsid w:val="00CB3D3E"/>
    <w:rsid w:val="00CB48AE"/>
    <w:rsid w:val="00CB724A"/>
    <w:rsid w:val="00CB783E"/>
    <w:rsid w:val="00CC4D3D"/>
    <w:rsid w:val="00CD3F15"/>
    <w:rsid w:val="00CD5AB1"/>
    <w:rsid w:val="00CD71EF"/>
    <w:rsid w:val="00CE0216"/>
    <w:rsid w:val="00CE123E"/>
    <w:rsid w:val="00CE4748"/>
    <w:rsid w:val="00CE7FAE"/>
    <w:rsid w:val="00CF43C6"/>
    <w:rsid w:val="00D00E89"/>
    <w:rsid w:val="00D07055"/>
    <w:rsid w:val="00D11D02"/>
    <w:rsid w:val="00D205F5"/>
    <w:rsid w:val="00D219ED"/>
    <w:rsid w:val="00D22012"/>
    <w:rsid w:val="00D22296"/>
    <w:rsid w:val="00D23738"/>
    <w:rsid w:val="00D24241"/>
    <w:rsid w:val="00D25A6C"/>
    <w:rsid w:val="00D30A7B"/>
    <w:rsid w:val="00D349C6"/>
    <w:rsid w:val="00D41B79"/>
    <w:rsid w:val="00D428EE"/>
    <w:rsid w:val="00D50684"/>
    <w:rsid w:val="00D51B35"/>
    <w:rsid w:val="00D579A3"/>
    <w:rsid w:val="00D6429B"/>
    <w:rsid w:val="00D67245"/>
    <w:rsid w:val="00D72337"/>
    <w:rsid w:val="00D9773A"/>
    <w:rsid w:val="00DA0273"/>
    <w:rsid w:val="00DA4B48"/>
    <w:rsid w:val="00DA5B45"/>
    <w:rsid w:val="00DB0D83"/>
    <w:rsid w:val="00DB1B2D"/>
    <w:rsid w:val="00DB26A5"/>
    <w:rsid w:val="00DB6092"/>
    <w:rsid w:val="00DC0284"/>
    <w:rsid w:val="00DC22AC"/>
    <w:rsid w:val="00DC2AB8"/>
    <w:rsid w:val="00DC49C4"/>
    <w:rsid w:val="00DD0771"/>
    <w:rsid w:val="00DD0878"/>
    <w:rsid w:val="00DD1129"/>
    <w:rsid w:val="00DD300B"/>
    <w:rsid w:val="00DD47EB"/>
    <w:rsid w:val="00DE33CB"/>
    <w:rsid w:val="00DE3C17"/>
    <w:rsid w:val="00DE4B81"/>
    <w:rsid w:val="00DE736E"/>
    <w:rsid w:val="00DF0AA1"/>
    <w:rsid w:val="00E0399C"/>
    <w:rsid w:val="00E05BB1"/>
    <w:rsid w:val="00E10563"/>
    <w:rsid w:val="00E108E0"/>
    <w:rsid w:val="00E16EC8"/>
    <w:rsid w:val="00E17555"/>
    <w:rsid w:val="00E20D5B"/>
    <w:rsid w:val="00E20EBD"/>
    <w:rsid w:val="00E259C2"/>
    <w:rsid w:val="00E31433"/>
    <w:rsid w:val="00E32299"/>
    <w:rsid w:val="00E347D5"/>
    <w:rsid w:val="00E35F41"/>
    <w:rsid w:val="00E37333"/>
    <w:rsid w:val="00E37F81"/>
    <w:rsid w:val="00E42276"/>
    <w:rsid w:val="00E42601"/>
    <w:rsid w:val="00E44ABF"/>
    <w:rsid w:val="00E44F62"/>
    <w:rsid w:val="00E45CD4"/>
    <w:rsid w:val="00E52AEC"/>
    <w:rsid w:val="00E535C2"/>
    <w:rsid w:val="00E6384F"/>
    <w:rsid w:val="00E65AF0"/>
    <w:rsid w:val="00E70567"/>
    <w:rsid w:val="00E709C8"/>
    <w:rsid w:val="00E72E44"/>
    <w:rsid w:val="00E73503"/>
    <w:rsid w:val="00E7626F"/>
    <w:rsid w:val="00E77E2A"/>
    <w:rsid w:val="00E81E6F"/>
    <w:rsid w:val="00E82B39"/>
    <w:rsid w:val="00E91AFA"/>
    <w:rsid w:val="00E92809"/>
    <w:rsid w:val="00E93563"/>
    <w:rsid w:val="00EA0B25"/>
    <w:rsid w:val="00EA2F46"/>
    <w:rsid w:val="00EA5041"/>
    <w:rsid w:val="00EB6745"/>
    <w:rsid w:val="00EB6E04"/>
    <w:rsid w:val="00EB75BB"/>
    <w:rsid w:val="00EC25A3"/>
    <w:rsid w:val="00EC296B"/>
    <w:rsid w:val="00ED209C"/>
    <w:rsid w:val="00ED5D09"/>
    <w:rsid w:val="00EE14B4"/>
    <w:rsid w:val="00EE6E2E"/>
    <w:rsid w:val="00EE7208"/>
    <w:rsid w:val="00EF33FA"/>
    <w:rsid w:val="00EF3461"/>
    <w:rsid w:val="00EF6114"/>
    <w:rsid w:val="00F01827"/>
    <w:rsid w:val="00F01B39"/>
    <w:rsid w:val="00F130CE"/>
    <w:rsid w:val="00F13D61"/>
    <w:rsid w:val="00F1496D"/>
    <w:rsid w:val="00F15202"/>
    <w:rsid w:val="00F15C62"/>
    <w:rsid w:val="00F2592B"/>
    <w:rsid w:val="00F26F4F"/>
    <w:rsid w:val="00F30676"/>
    <w:rsid w:val="00F30864"/>
    <w:rsid w:val="00F30A59"/>
    <w:rsid w:val="00F31AB7"/>
    <w:rsid w:val="00F349B6"/>
    <w:rsid w:val="00F35DE4"/>
    <w:rsid w:val="00F36B66"/>
    <w:rsid w:val="00F46176"/>
    <w:rsid w:val="00F54ED4"/>
    <w:rsid w:val="00F551A4"/>
    <w:rsid w:val="00F569FA"/>
    <w:rsid w:val="00F71603"/>
    <w:rsid w:val="00F858EC"/>
    <w:rsid w:val="00F873ED"/>
    <w:rsid w:val="00F93C71"/>
    <w:rsid w:val="00FA0A99"/>
    <w:rsid w:val="00FB3230"/>
    <w:rsid w:val="00FB79B4"/>
    <w:rsid w:val="00FB7BC2"/>
    <w:rsid w:val="00FC143A"/>
    <w:rsid w:val="00FD0593"/>
    <w:rsid w:val="00FD1D85"/>
    <w:rsid w:val="00FD525D"/>
    <w:rsid w:val="00FE5DAF"/>
    <w:rsid w:val="00FE7D90"/>
    <w:rsid w:val="00FF28AA"/>
    <w:rsid w:val="00FF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574677"/>
    <w:pPr>
      <w:spacing w:before="120" w:after="12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autoRedefine/>
    <w:qFormat/>
    <w:rsid w:val="00CB3D3E"/>
    <w:pPr>
      <w:keepNext/>
      <w:ind w:firstLine="0"/>
      <w:jc w:val="left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2B0D5A"/>
    <w:pPr>
      <w:keepNext/>
      <w:ind w:firstLine="0"/>
      <w:outlineLvl w:val="1"/>
    </w:pPr>
    <w:rPr>
      <w:b/>
      <w:bCs/>
      <w:iCs/>
      <w:sz w:val="32"/>
      <w:szCs w:val="24"/>
    </w:rPr>
  </w:style>
  <w:style w:type="paragraph" w:styleId="Ttulo3">
    <w:name w:val="heading 3"/>
    <w:basedOn w:val="Normal"/>
    <w:next w:val="Normal"/>
    <w:autoRedefine/>
    <w:qFormat/>
    <w:rsid w:val="002B0D5A"/>
    <w:pPr>
      <w:keepNext/>
      <w:ind w:firstLine="0"/>
      <w:outlineLvl w:val="2"/>
    </w:pPr>
    <w:rPr>
      <w:b/>
      <w:bCs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31311"/>
    <w:pPr>
      <w:keepNext/>
      <w:keepLines/>
      <w:spacing w:before="200" w:after="0"/>
      <w:ind w:firstLine="0"/>
      <w:outlineLvl w:val="3"/>
    </w:pPr>
    <w:rPr>
      <w:rFonts w:ascii="Arial" w:hAnsi="Arial"/>
      <w:b/>
      <w:bCs/>
      <w:iCs/>
    </w:rPr>
  </w:style>
  <w:style w:type="paragraph" w:styleId="Ttulo5">
    <w:name w:val="heading 5"/>
    <w:basedOn w:val="Normal"/>
    <w:next w:val="Normal"/>
    <w:qFormat/>
    <w:rsid w:val="0057467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8">
    <w:name w:val="heading 8"/>
    <w:basedOn w:val="Normal"/>
    <w:next w:val="Normal"/>
    <w:qFormat/>
    <w:rsid w:val="00574677"/>
    <w:pPr>
      <w:spacing w:before="240" w:after="60"/>
      <w:outlineLvl w:val="7"/>
    </w:pPr>
    <w:rPr>
      <w:rFonts w:ascii="Calibri" w:hAnsi="Calibri"/>
      <w:i/>
      <w:iCs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574677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574677"/>
  </w:style>
  <w:style w:type="paragraph" w:styleId="Rodap">
    <w:name w:val="footer"/>
    <w:basedOn w:val="Normal"/>
    <w:uiPriority w:val="99"/>
    <w:rsid w:val="00574677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rsid w:val="00574677"/>
    <w:rPr>
      <w:rFonts w:ascii="Arial" w:hAnsi="Arial"/>
      <w:b/>
      <w:sz w:val="28"/>
    </w:rPr>
  </w:style>
  <w:style w:type="character" w:customStyle="1" w:styleId="Heading1Char">
    <w:name w:val="Heading 1 Char"/>
    <w:rsid w:val="00574677"/>
    <w:rPr>
      <w:rFonts w:ascii="Arial" w:hAnsi="Arial" w:cs="Arial"/>
      <w:b/>
      <w:bCs/>
      <w:kern w:val="32"/>
      <w:sz w:val="32"/>
      <w:szCs w:val="32"/>
      <w:lang w:val="pt-BR" w:eastAsia="pt-BR" w:bidi="ar-SA"/>
    </w:rPr>
  </w:style>
  <w:style w:type="paragraph" w:styleId="Remissivo1">
    <w:name w:val="index 1"/>
    <w:basedOn w:val="Normal"/>
    <w:next w:val="Normal"/>
    <w:autoRedefine/>
    <w:semiHidden/>
    <w:rsid w:val="00574677"/>
    <w:pPr>
      <w:ind w:left="200" w:hanging="200"/>
    </w:pPr>
  </w:style>
  <w:style w:type="paragraph" w:styleId="Remissivo2">
    <w:name w:val="index 2"/>
    <w:basedOn w:val="Normal"/>
    <w:next w:val="Normal"/>
    <w:autoRedefine/>
    <w:semiHidden/>
    <w:rsid w:val="00574677"/>
    <w:pPr>
      <w:ind w:left="400" w:hanging="200"/>
    </w:pPr>
  </w:style>
  <w:style w:type="paragraph" w:styleId="Remissivo3">
    <w:name w:val="index 3"/>
    <w:basedOn w:val="Normal"/>
    <w:next w:val="Normal"/>
    <w:autoRedefine/>
    <w:semiHidden/>
    <w:rsid w:val="00574677"/>
    <w:pPr>
      <w:ind w:left="600" w:hanging="200"/>
    </w:pPr>
  </w:style>
  <w:style w:type="paragraph" w:styleId="Remissivo4">
    <w:name w:val="index 4"/>
    <w:basedOn w:val="Normal"/>
    <w:next w:val="Normal"/>
    <w:autoRedefine/>
    <w:semiHidden/>
    <w:rsid w:val="00574677"/>
    <w:pPr>
      <w:ind w:left="800" w:hanging="200"/>
    </w:pPr>
  </w:style>
  <w:style w:type="paragraph" w:styleId="Remissivo5">
    <w:name w:val="index 5"/>
    <w:basedOn w:val="Normal"/>
    <w:next w:val="Normal"/>
    <w:autoRedefine/>
    <w:semiHidden/>
    <w:rsid w:val="00574677"/>
    <w:pPr>
      <w:ind w:left="1000" w:hanging="200"/>
    </w:pPr>
  </w:style>
  <w:style w:type="paragraph" w:styleId="Remissivo6">
    <w:name w:val="index 6"/>
    <w:basedOn w:val="Normal"/>
    <w:next w:val="Normal"/>
    <w:autoRedefine/>
    <w:semiHidden/>
    <w:rsid w:val="00574677"/>
    <w:pPr>
      <w:ind w:left="1200" w:hanging="200"/>
    </w:pPr>
  </w:style>
  <w:style w:type="paragraph" w:styleId="Remissivo7">
    <w:name w:val="index 7"/>
    <w:basedOn w:val="Normal"/>
    <w:next w:val="Normal"/>
    <w:autoRedefine/>
    <w:semiHidden/>
    <w:rsid w:val="00574677"/>
    <w:pPr>
      <w:ind w:left="1400" w:hanging="200"/>
    </w:pPr>
  </w:style>
  <w:style w:type="paragraph" w:styleId="Remissivo8">
    <w:name w:val="index 8"/>
    <w:basedOn w:val="Normal"/>
    <w:next w:val="Normal"/>
    <w:autoRedefine/>
    <w:semiHidden/>
    <w:rsid w:val="00574677"/>
    <w:pPr>
      <w:ind w:left="1600" w:hanging="200"/>
    </w:pPr>
  </w:style>
  <w:style w:type="paragraph" w:styleId="Remissivo9">
    <w:name w:val="index 9"/>
    <w:basedOn w:val="Normal"/>
    <w:next w:val="Normal"/>
    <w:autoRedefine/>
    <w:semiHidden/>
    <w:rsid w:val="00574677"/>
    <w:pPr>
      <w:ind w:left="1800" w:hanging="200"/>
    </w:pPr>
  </w:style>
  <w:style w:type="paragraph" w:styleId="Ttulodendiceremissivo">
    <w:name w:val="index heading"/>
    <w:basedOn w:val="Normal"/>
    <w:next w:val="Remissivo1"/>
    <w:semiHidden/>
    <w:rsid w:val="00574677"/>
    <w:rPr>
      <w:b/>
      <w:bCs/>
      <w:i/>
      <w:iCs/>
    </w:rPr>
  </w:style>
  <w:style w:type="paragraph" w:styleId="Sumrio1">
    <w:name w:val="toc 1"/>
    <w:basedOn w:val="Normal"/>
    <w:next w:val="Normal"/>
    <w:autoRedefine/>
    <w:uiPriority w:val="39"/>
    <w:rsid w:val="00574677"/>
    <w:rPr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rsid w:val="00320078"/>
    <w:pPr>
      <w:tabs>
        <w:tab w:val="right" w:leader="dot" w:pos="8778"/>
      </w:tabs>
      <w:ind w:firstLine="0"/>
    </w:pPr>
    <w:rPr>
      <w:smallCaps/>
      <w:szCs w:val="24"/>
    </w:rPr>
  </w:style>
  <w:style w:type="paragraph" w:styleId="Sumrio3">
    <w:name w:val="toc 3"/>
    <w:basedOn w:val="Normal"/>
    <w:next w:val="Normal"/>
    <w:autoRedefine/>
    <w:uiPriority w:val="39"/>
    <w:rsid w:val="00574677"/>
    <w:pPr>
      <w:ind w:left="400"/>
    </w:pPr>
    <w:rPr>
      <w:i/>
      <w:iCs/>
      <w:szCs w:val="24"/>
    </w:rPr>
  </w:style>
  <w:style w:type="character" w:styleId="Hyperlink">
    <w:name w:val="Hyperlink"/>
    <w:uiPriority w:val="99"/>
    <w:rsid w:val="00574677"/>
    <w:rPr>
      <w:color w:val="0000FF"/>
      <w:u w:val="single"/>
    </w:rPr>
  </w:style>
  <w:style w:type="character" w:styleId="HiperlinkVisitado">
    <w:name w:val="FollowedHyperlink"/>
    <w:semiHidden/>
    <w:rsid w:val="00574677"/>
    <w:rPr>
      <w:color w:val="800080"/>
      <w:u w:val="single"/>
    </w:rPr>
  </w:style>
  <w:style w:type="paragraph" w:customStyle="1" w:styleId="Blockquote">
    <w:name w:val="Blockquote"/>
    <w:basedOn w:val="Normal"/>
    <w:rsid w:val="00574677"/>
    <w:pPr>
      <w:widowControl w:val="0"/>
      <w:tabs>
        <w:tab w:val="left" w:pos="709"/>
      </w:tabs>
      <w:spacing w:before="100" w:after="100"/>
      <w:ind w:left="360" w:right="360"/>
    </w:pPr>
    <w:rPr>
      <w:lang w:eastAsia="en-US"/>
    </w:rPr>
  </w:style>
  <w:style w:type="paragraph" w:styleId="Recuodecorpodetexto">
    <w:name w:val="Body Text Indent"/>
    <w:basedOn w:val="Normal"/>
    <w:semiHidden/>
    <w:rsid w:val="00574677"/>
    <w:rPr>
      <w:szCs w:val="24"/>
    </w:rPr>
  </w:style>
  <w:style w:type="paragraph" w:customStyle="1" w:styleId="pre">
    <w:name w:val="pre"/>
    <w:basedOn w:val="Normal"/>
    <w:rsid w:val="00574677"/>
    <w:pPr>
      <w:jc w:val="center"/>
    </w:pPr>
    <w:rPr>
      <w:rFonts w:ascii="Arial" w:hAnsi="Arial"/>
      <w:b/>
      <w:sz w:val="40"/>
    </w:rPr>
  </w:style>
  <w:style w:type="paragraph" w:styleId="Sumrio4">
    <w:name w:val="toc 4"/>
    <w:basedOn w:val="Normal"/>
    <w:next w:val="Normal"/>
    <w:autoRedefine/>
    <w:semiHidden/>
    <w:rsid w:val="00574677"/>
    <w:pPr>
      <w:ind w:left="600"/>
    </w:pPr>
    <w:rPr>
      <w:szCs w:val="21"/>
    </w:rPr>
  </w:style>
  <w:style w:type="paragraph" w:styleId="Sumrio5">
    <w:name w:val="toc 5"/>
    <w:basedOn w:val="Normal"/>
    <w:next w:val="Normal"/>
    <w:autoRedefine/>
    <w:semiHidden/>
    <w:rsid w:val="00574677"/>
    <w:pPr>
      <w:ind w:left="800"/>
    </w:pPr>
    <w:rPr>
      <w:szCs w:val="21"/>
    </w:rPr>
  </w:style>
  <w:style w:type="paragraph" w:styleId="Sumrio6">
    <w:name w:val="toc 6"/>
    <w:basedOn w:val="Normal"/>
    <w:next w:val="Normal"/>
    <w:autoRedefine/>
    <w:semiHidden/>
    <w:rsid w:val="00574677"/>
    <w:pPr>
      <w:ind w:left="1000"/>
    </w:pPr>
    <w:rPr>
      <w:szCs w:val="21"/>
    </w:rPr>
  </w:style>
  <w:style w:type="paragraph" w:styleId="Sumrio7">
    <w:name w:val="toc 7"/>
    <w:basedOn w:val="Normal"/>
    <w:next w:val="Normal"/>
    <w:autoRedefine/>
    <w:semiHidden/>
    <w:rsid w:val="00574677"/>
    <w:pPr>
      <w:ind w:left="1200"/>
    </w:pPr>
    <w:rPr>
      <w:szCs w:val="21"/>
    </w:rPr>
  </w:style>
  <w:style w:type="paragraph" w:styleId="Sumrio8">
    <w:name w:val="toc 8"/>
    <w:basedOn w:val="Normal"/>
    <w:next w:val="Normal"/>
    <w:autoRedefine/>
    <w:semiHidden/>
    <w:rsid w:val="00574677"/>
    <w:pPr>
      <w:ind w:left="1400"/>
    </w:pPr>
    <w:rPr>
      <w:szCs w:val="21"/>
    </w:rPr>
  </w:style>
  <w:style w:type="paragraph" w:styleId="Sumrio9">
    <w:name w:val="toc 9"/>
    <w:basedOn w:val="Normal"/>
    <w:next w:val="Normal"/>
    <w:autoRedefine/>
    <w:semiHidden/>
    <w:rsid w:val="00574677"/>
    <w:pPr>
      <w:ind w:left="1600"/>
    </w:pPr>
    <w:rPr>
      <w:szCs w:val="21"/>
    </w:rPr>
  </w:style>
  <w:style w:type="character" w:customStyle="1" w:styleId="Ttulo5Char">
    <w:name w:val="Título 5 Char"/>
    <w:semiHidden/>
    <w:rsid w:val="0057467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8Char">
    <w:name w:val="Título 8 Char"/>
    <w:semiHidden/>
    <w:rsid w:val="00574677"/>
    <w:rPr>
      <w:rFonts w:ascii="Calibri" w:eastAsia="Times New Roman" w:hAnsi="Calibri" w:cs="Times New Roman"/>
      <w:i/>
      <w:iCs/>
      <w:sz w:val="24"/>
      <w:szCs w:val="24"/>
    </w:rPr>
  </w:style>
  <w:style w:type="paragraph" w:styleId="Textoembloco">
    <w:name w:val="Block Text"/>
    <w:basedOn w:val="Normal"/>
    <w:semiHidden/>
    <w:rsid w:val="00574677"/>
    <w:pPr>
      <w:ind w:left="1701" w:right="1701"/>
      <w:jc w:val="center"/>
    </w:pPr>
    <w:rPr>
      <w:sz w:val="28"/>
    </w:rPr>
  </w:style>
  <w:style w:type="paragraph" w:styleId="Ttulo">
    <w:name w:val="Title"/>
    <w:basedOn w:val="Normal"/>
    <w:next w:val="Normal"/>
    <w:qFormat/>
    <w:rsid w:val="0057467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har">
    <w:name w:val="Título Char"/>
    <w:rsid w:val="0057467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PargrafodaLista">
    <w:name w:val="List Paragraph"/>
    <w:basedOn w:val="Normal"/>
    <w:qFormat/>
    <w:rsid w:val="00574677"/>
    <w:pPr>
      <w:spacing w:before="0" w:after="0" w:line="240" w:lineRule="auto"/>
      <w:ind w:left="720" w:firstLine="0"/>
      <w:contextualSpacing/>
    </w:pPr>
    <w:rPr>
      <w:szCs w:val="24"/>
    </w:rPr>
  </w:style>
  <w:style w:type="character" w:customStyle="1" w:styleId="RodapChar">
    <w:name w:val="Rodapé Char"/>
    <w:uiPriority w:val="99"/>
    <w:rsid w:val="00574677"/>
    <w:rPr>
      <w:sz w:val="24"/>
    </w:rPr>
  </w:style>
  <w:style w:type="paragraph" w:styleId="Textodebalo">
    <w:name w:val="Balloon Text"/>
    <w:basedOn w:val="Normal"/>
    <w:rsid w:val="0057467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sid w:val="00574677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872A5B"/>
    <w:rPr>
      <w:sz w:val="24"/>
    </w:rPr>
  </w:style>
  <w:style w:type="paragraph" w:styleId="NormalWeb">
    <w:name w:val="Normal (Web)"/>
    <w:basedOn w:val="Normal"/>
    <w:uiPriority w:val="99"/>
    <w:rsid w:val="00574677"/>
    <w:pPr>
      <w:suppressAutoHyphens/>
      <w:spacing w:before="280" w:after="280" w:line="240" w:lineRule="auto"/>
      <w:ind w:firstLine="0"/>
      <w:jc w:val="left"/>
    </w:pPr>
    <w:rPr>
      <w:rFonts w:eastAsia="SimSun"/>
      <w:szCs w:val="24"/>
      <w:lang w:val="en-US" w:eastAsia="ar-SA"/>
    </w:rPr>
  </w:style>
  <w:style w:type="paragraph" w:styleId="SemEspaamento">
    <w:name w:val="No Spacing"/>
    <w:qFormat/>
    <w:rsid w:val="00574677"/>
    <w:pPr>
      <w:ind w:firstLine="709"/>
      <w:jc w:val="both"/>
    </w:pPr>
    <w:rPr>
      <w:sz w:val="24"/>
    </w:rPr>
  </w:style>
  <w:style w:type="paragraph" w:styleId="CabealhodoSumrio">
    <w:name w:val="TOC Heading"/>
    <w:basedOn w:val="Ttulo1"/>
    <w:next w:val="Normal"/>
    <w:uiPriority w:val="39"/>
    <w:qFormat/>
    <w:rsid w:val="00574677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TextosemFormatao">
    <w:name w:val="Plain Text"/>
    <w:basedOn w:val="Normal"/>
    <w:semiHidden/>
    <w:rsid w:val="00574677"/>
    <w:pPr>
      <w:spacing w:before="0" w:after="0" w:line="240" w:lineRule="auto"/>
      <w:ind w:firstLine="0"/>
      <w:jc w:val="left"/>
    </w:pPr>
    <w:rPr>
      <w:rFonts w:ascii="Courier New" w:eastAsia="MS Mincho" w:hAnsi="Courier New" w:cs="Courier New"/>
      <w:sz w:val="20"/>
      <w:lang w:eastAsia="ja-JP" w:bidi="he-IL"/>
    </w:rPr>
  </w:style>
  <w:style w:type="table" w:styleId="Tabelacomgrade">
    <w:name w:val="Table Grid"/>
    <w:basedOn w:val="Tabelanormal"/>
    <w:uiPriority w:val="59"/>
    <w:rsid w:val="00872A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7059E9"/>
    <w:pPr>
      <w:spacing w:before="0" w:after="200" w:line="240" w:lineRule="auto"/>
    </w:pPr>
    <w:rPr>
      <w:b/>
      <w:bCs/>
      <w:color w:val="4F81BD"/>
      <w:sz w:val="18"/>
      <w:szCs w:val="18"/>
    </w:rPr>
  </w:style>
  <w:style w:type="character" w:styleId="nfase">
    <w:name w:val="Emphasis"/>
    <w:uiPriority w:val="20"/>
    <w:qFormat/>
    <w:rsid w:val="00490181"/>
    <w:rPr>
      <w:i/>
      <w:iCs/>
    </w:rPr>
  </w:style>
  <w:style w:type="character" w:customStyle="1" w:styleId="apple-converted-space">
    <w:name w:val="apple-converted-space"/>
    <w:basedOn w:val="Fontepargpadro"/>
    <w:rsid w:val="003F10FF"/>
  </w:style>
  <w:style w:type="paragraph" w:styleId="ndicedeilustraes">
    <w:name w:val="table of figures"/>
    <w:basedOn w:val="Normal"/>
    <w:next w:val="Normal"/>
    <w:uiPriority w:val="99"/>
    <w:unhideWhenUsed/>
    <w:rsid w:val="00D11D02"/>
    <w:pPr>
      <w:spacing w:after="0"/>
    </w:pPr>
  </w:style>
  <w:style w:type="character" w:customStyle="1" w:styleId="Ttulo4Char">
    <w:name w:val="Título 4 Char"/>
    <w:link w:val="Ttulo4"/>
    <w:uiPriority w:val="9"/>
    <w:rsid w:val="00331311"/>
    <w:rPr>
      <w:rFonts w:ascii="Arial" w:eastAsia="Times New Roman" w:hAnsi="Arial" w:cs="Times New Roman"/>
      <w:b/>
      <w:bCs/>
      <w:iCs/>
      <w:sz w:val="24"/>
    </w:rPr>
  </w:style>
  <w:style w:type="paragraph" w:customStyle="1" w:styleId="Default">
    <w:name w:val="Default"/>
    <w:rsid w:val="00AC68C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citation">
    <w:name w:val="citation"/>
    <w:basedOn w:val="Fontepargpadro"/>
    <w:rsid w:val="00E259C2"/>
  </w:style>
  <w:style w:type="character" w:styleId="TextodoEspaoReservado">
    <w:name w:val="Placeholder Text"/>
    <w:uiPriority w:val="99"/>
    <w:semiHidden/>
    <w:rsid w:val="00BD4F25"/>
    <w:rPr>
      <w:color w:val="808080"/>
    </w:rPr>
  </w:style>
  <w:style w:type="character" w:styleId="Forte">
    <w:name w:val="Strong"/>
    <w:uiPriority w:val="22"/>
    <w:qFormat/>
    <w:rsid w:val="00372D99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92FB5"/>
    <w:pPr>
      <w:spacing w:before="0"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92FB5"/>
  </w:style>
  <w:style w:type="character" w:styleId="Refdenotaderodap">
    <w:name w:val="footnote reference"/>
    <w:basedOn w:val="Fontepargpadro"/>
    <w:uiPriority w:val="99"/>
    <w:semiHidden/>
    <w:unhideWhenUsed/>
    <w:rsid w:val="00C92FB5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5C2F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C2F4F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C2F4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C2F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C2F4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574677"/>
    <w:pPr>
      <w:spacing w:before="120" w:after="12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autoRedefine/>
    <w:qFormat/>
    <w:rsid w:val="00CB3D3E"/>
    <w:pPr>
      <w:keepNext/>
      <w:ind w:firstLine="0"/>
      <w:jc w:val="left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2B0D5A"/>
    <w:pPr>
      <w:keepNext/>
      <w:ind w:firstLine="0"/>
      <w:outlineLvl w:val="1"/>
    </w:pPr>
    <w:rPr>
      <w:b/>
      <w:bCs/>
      <w:iCs/>
      <w:sz w:val="32"/>
      <w:szCs w:val="24"/>
    </w:rPr>
  </w:style>
  <w:style w:type="paragraph" w:styleId="Ttulo3">
    <w:name w:val="heading 3"/>
    <w:basedOn w:val="Normal"/>
    <w:next w:val="Normal"/>
    <w:autoRedefine/>
    <w:qFormat/>
    <w:rsid w:val="002B0D5A"/>
    <w:pPr>
      <w:keepNext/>
      <w:ind w:firstLine="0"/>
      <w:outlineLvl w:val="2"/>
    </w:pPr>
    <w:rPr>
      <w:b/>
      <w:bCs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31311"/>
    <w:pPr>
      <w:keepNext/>
      <w:keepLines/>
      <w:spacing w:before="200" w:after="0"/>
      <w:ind w:firstLine="0"/>
      <w:outlineLvl w:val="3"/>
    </w:pPr>
    <w:rPr>
      <w:rFonts w:ascii="Arial" w:hAnsi="Arial"/>
      <w:b/>
      <w:bCs/>
      <w:iCs/>
    </w:rPr>
  </w:style>
  <w:style w:type="paragraph" w:styleId="Ttulo5">
    <w:name w:val="heading 5"/>
    <w:basedOn w:val="Normal"/>
    <w:next w:val="Normal"/>
    <w:qFormat/>
    <w:rsid w:val="0057467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8">
    <w:name w:val="heading 8"/>
    <w:basedOn w:val="Normal"/>
    <w:next w:val="Normal"/>
    <w:qFormat/>
    <w:rsid w:val="00574677"/>
    <w:pPr>
      <w:spacing w:before="240" w:after="60"/>
      <w:outlineLvl w:val="7"/>
    </w:pPr>
    <w:rPr>
      <w:rFonts w:ascii="Calibri" w:hAnsi="Calibri"/>
      <w:i/>
      <w:iCs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574677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574677"/>
  </w:style>
  <w:style w:type="paragraph" w:styleId="Rodap">
    <w:name w:val="footer"/>
    <w:basedOn w:val="Normal"/>
    <w:uiPriority w:val="99"/>
    <w:rsid w:val="00574677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rsid w:val="00574677"/>
    <w:rPr>
      <w:rFonts w:ascii="Arial" w:hAnsi="Arial"/>
      <w:b/>
      <w:sz w:val="28"/>
    </w:rPr>
  </w:style>
  <w:style w:type="character" w:customStyle="1" w:styleId="Heading1Char">
    <w:name w:val="Heading 1 Char"/>
    <w:rsid w:val="00574677"/>
    <w:rPr>
      <w:rFonts w:ascii="Arial" w:hAnsi="Arial" w:cs="Arial"/>
      <w:b/>
      <w:bCs/>
      <w:kern w:val="32"/>
      <w:sz w:val="32"/>
      <w:szCs w:val="32"/>
      <w:lang w:val="pt-BR" w:eastAsia="pt-BR" w:bidi="ar-SA"/>
    </w:rPr>
  </w:style>
  <w:style w:type="paragraph" w:styleId="Remissivo1">
    <w:name w:val="index 1"/>
    <w:basedOn w:val="Normal"/>
    <w:next w:val="Normal"/>
    <w:autoRedefine/>
    <w:semiHidden/>
    <w:rsid w:val="00574677"/>
    <w:pPr>
      <w:ind w:left="200" w:hanging="200"/>
    </w:pPr>
  </w:style>
  <w:style w:type="paragraph" w:styleId="Remissivo2">
    <w:name w:val="index 2"/>
    <w:basedOn w:val="Normal"/>
    <w:next w:val="Normal"/>
    <w:autoRedefine/>
    <w:semiHidden/>
    <w:rsid w:val="00574677"/>
    <w:pPr>
      <w:ind w:left="400" w:hanging="200"/>
    </w:pPr>
  </w:style>
  <w:style w:type="paragraph" w:styleId="Remissivo3">
    <w:name w:val="index 3"/>
    <w:basedOn w:val="Normal"/>
    <w:next w:val="Normal"/>
    <w:autoRedefine/>
    <w:semiHidden/>
    <w:rsid w:val="00574677"/>
    <w:pPr>
      <w:ind w:left="600" w:hanging="200"/>
    </w:pPr>
  </w:style>
  <w:style w:type="paragraph" w:styleId="Remissivo4">
    <w:name w:val="index 4"/>
    <w:basedOn w:val="Normal"/>
    <w:next w:val="Normal"/>
    <w:autoRedefine/>
    <w:semiHidden/>
    <w:rsid w:val="00574677"/>
    <w:pPr>
      <w:ind w:left="800" w:hanging="200"/>
    </w:pPr>
  </w:style>
  <w:style w:type="paragraph" w:styleId="Remissivo5">
    <w:name w:val="index 5"/>
    <w:basedOn w:val="Normal"/>
    <w:next w:val="Normal"/>
    <w:autoRedefine/>
    <w:semiHidden/>
    <w:rsid w:val="00574677"/>
    <w:pPr>
      <w:ind w:left="1000" w:hanging="200"/>
    </w:pPr>
  </w:style>
  <w:style w:type="paragraph" w:styleId="Remissivo6">
    <w:name w:val="index 6"/>
    <w:basedOn w:val="Normal"/>
    <w:next w:val="Normal"/>
    <w:autoRedefine/>
    <w:semiHidden/>
    <w:rsid w:val="00574677"/>
    <w:pPr>
      <w:ind w:left="1200" w:hanging="200"/>
    </w:pPr>
  </w:style>
  <w:style w:type="paragraph" w:styleId="Remissivo7">
    <w:name w:val="index 7"/>
    <w:basedOn w:val="Normal"/>
    <w:next w:val="Normal"/>
    <w:autoRedefine/>
    <w:semiHidden/>
    <w:rsid w:val="00574677"/>
    <w:pPr>
      <w:ind w:left="1400" w:hanging="200"/>
    </w:pPr>
  </w:style>
  <w:style w:type="paragraph" w:styleId="Remissivo8">
    <w:name w:val="index 8"/>
    <w:basedOn w:val="Normal"/>
    <w:next w:val="Normal"/>
    <w:autoRedefine/>
    <w:semiHidden/>
    <w:rsid w:val="00574677"/>
    <w:pPr>
      <w:ind w:left="1600" w:hanging="200"/>
    </w:pPr>
  </w:style>
  <w:style w:type="paragraph" w:styleId="Remissivo9">
    <w:name w:val="index 9"/>
    <w:basedOn w:val="Normal"/>
    <w:next w:val="Normal"/>
    <w:autoRedefine/>
    <w:semiHidden/>
    <w:rsid w:val="00574677"/>
    <w:pPr>
      <w:ind w:left="1800" w:hanging="200"/>
    </w:pPr>
  </w:style>
  <w:style w:type="paragraph" w:styleId="Ttulodendiceremissivo">
    <w:name w:val="index heading"/>
    <w:basedOn w:val="Normal"/>
    <w:next w:val="Remissivo1"/>
    <w:semiHidden/>
    <w:rsid w:val="00574677"/>
    <w:rPr>
      <w:b/>
      <w:bCs/>
      <w:i/>
      <w:iCs/>
    </w:rPr>
  </w:style>
  <w:style w:type="paragraph" w:styleId="Sumrio1">
    <w:name w:val="toc 1"/>
    <w:basedOn w:val="Normal"/>
    <w:next w:val="Normal"/>
    <w:autoRedefine/>
    <w:uiPriority w:val="39"/>
    <w:rsid w:val="00574677"/>
    <w:rPr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rsid w:val="00320078"/>
    <w:pPr>
      <w:tabs>
        <w:tab w:val="right" w:leader="dot" w:pos="8778"/>
      </w:tabs>
      <w:ind w:firstLine="0"/>
    </w:pPr>
    <w:rPr>
      <w:smallCaps/>
      <w:szCs w:val="24"/>
    </w:rPr>
  </w:style>
  <w:style w:type="paragraph" w:styleId="Sumrio3">
    <w:name w:val="toc 3"/>
    <w:basedOn w:val="Normal"/>
    <w:next w:val="Normal"/>
    <w:autoRedefine/>
    <w:uiPriority w:val="39"/>
    <w:rsid w:val="00574677"/>
    <w:pPr>
      <w:ind w:left="400"/>
    </w:pPr>
    <w:rPr>
      <w:i/>
      <w:iCs/>
      <w:szCs w:val="24"/>
    </w:rPr>
  </w:style>
  <w:style w:type="character" w:styleId="Hyperlink">
    <w:name w:val="Hyperlink"/>
    <w:uiPriority w:val="99"/>
    <w:rsid w:val="00574677"/>
    <w:rPr>
      <w:color w:val="0000FF"/>
      <w:u w:val="single"/>
    </w:rPr>
  </w:style>
  <w:style w:type="character" w:styleId="HiperlinkVisitado">
    <w:name w:val="FollowedHyperlink"/>
    <w:semiHidden/>
    <w:rsid w:val="00574677"/>
    <w:rPr>
      <w:color w:val="800080"/>
      <w:u w:val="single"/>
    </w:rPr>
  </w:style>
  <w:style w:type="paragraph" w:customStyle="1" w:styleId="Blockquote">
    <w:name w:val="Blockquote"/>
    <w:basedOn w:val="Normal"/>
    <w:rsid w:val="00574677"/>
    <w:pPr>
      <w:widowControl w:val="0"/>
      <w:tabs>
        <w:tab w:val="left" w:pos="709"/>
      </w:tabs>
      <w:spacing w:before="100" w:after="100"/>
      <w:ind w:left="360" w:right="360"/>
    </w:pPr>
    <w:rPr>
      <w:lang w:eastAsia="en-US"/>
    </w:rPr>
  </w:style>
  <w:style w:type="paragraph" w:styleId="Recuodecorpodetexto">
    <w:name w:val="Body Text Indent"/>
    <w:basedOn w:val="Normal"/>
    <w:semiHidden/>
    <w:rsid w:val="00574677"/>
    <w:rPr>
      <w:szCs w:val="24"/>
    </w:rPr>
  </w:style>
  <w:style w:type="paragraph" w:customStyle="1" w:styleId="pre">
    <w:name w:val="pre"/>
    <w:basedOn w:val="Normal"/>
    <w:rsid w:val="00574677"/>
    <w:pPr>
      <w:jc w:val="center"/>
    </w:pPr>
    <w:rPr>
      <w:rFonts w:ascii="Arial" w:hAnsi="Arial"/>
      <w:b/>
      <w:sz w:val="40"/>
    </w:rPr>
  </w:style>
  <w:style w:type="paragraph" w:styleId="Sumrio4">
    <w:name w:val="toc 4"/>
    <w:basedOn w:val="Normal"/>
    <w:next w:val="Normal"/>
    <w:autoRedefine/>
    <w:semiHidden/>
    <w:rsid w:val="00574677"/>
    <w:pPr>
      <w:ind w:left="600"/>
    </w:pPr>
    <w:rPr>
      <w:szCs w:val="21"/>
    </w:rPr>
  </w:style>
  <w:style w:type="paragraph" w:styleId="Sumrio5">
    <w:name w:val="toc 5"/>
    <w:basedOn w:val="Normal"/>
    <w:next w:val="Normal"/>
    <w:autoRedefine/>
    <w:semiHidden/>
    <w:rsid w:val="00574677"/>
    <w:pPr>
      <w:ind w:left="800"/>
    </w:pPr>
    <w:rPr>
      <w:szCs w:val="21"/>
    </w:rPr>
  </w:style>
  <w:style w:type="paragraph" w:styleId="Sumrio6">
    <w:name w:val="toc 6"/>
    <w:basedOn w:val="Normal"/>
    <w:next w:val="Normal"/>
    <w:autoRedefine/>
    <w:semiHidden/>
    <w:rsid w:val="00574677"/>
    <w:pPr>
      <w:ind w:left="1000"/>
    </w:pPr>
    <w:rPr>
      <w:szCs w:val="21"/>
    </w:rPr>
  </w:style>
  <w:style w:type="paragraph" w:styleId="Sumrio7">
    <w:name w:val="toc 7"/>
    <w:basedOn w:val="Normal"/>
    <w:next w:val="Normal"/>
    <w:autoRedefine/>
    <w:semiHidden/>
    <w:rsid w:val="00574677"/>
    <w:pPr>
      <w:ind w:left="1200"/>
    </w:pPr>
    <w:rPr>
      <w:szCs w:val="21"/>
    </w:rPr>
  </w:style>
  <w:style w:type="paragraph" w:styleId="Sumrio8">
    <w:name w:val="toc 8"/>
    <w:basedOn w:val="Normal"/>
    <w:next w:val="Normal"/>
    <w:autoRedefine/>
    <w:semiHidden/>
    <w:rsid w:val="00574677"/>
    <w:pPr>
      <w:ind w:left="1400"/>
    </w:pPr>
    <w:rPr>
      <w:szCs w:val="21"/>
    </w:rPr>
  </w:style>
  <w:style w:type="paragraph" w:styleId="Sumrio9">
    <w:name w:val="toc 9"/>
    <w:basedOn w:val="Normal"/>
    <w:next w:val="Normal"/>
    <w:autoRedefine/>
    <w:semiHidden/>
    <w:rsid w:val="00574677"/>
    <w:pPr>
      <w:ind w:left="1600"/>
    </w:pPr>
    <w:rPr>
      <w:szCs w:val="21"/>
    </w:rPr>
  </w:style>
  <w:style w:type="character" w:customStyle="1" w:styleId="Ttulo5Char">
    <w:name w:val="Título 5 Char"/>
    <w:semiHidden/>
    <w:rsid w:val="0057467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8Char">
    <w:name w:val="Título 8 Char"/>
    <w:semiHidden/>
    <w:rsid w:val="00574677"/>
    <w:rPr>
      <w:rFonts w:ascii="Calibri" w:eastAsia="Times New Roman" w:hAnsi="Calibri" w:cs="Times New Roman"/>
      <w:i/>
      <w:iCs/>
      <w:sz w:val="24"/>
      <w:szCs w:val="24"/>
    </w:rPr>
  </w:style>
  <w:style w:type="paragraph" w:styleId="Textoembloco">
    <w:name w:val="Block Text"/>
    <w:basedOn w:val="Normal"/>
    <w:semiHidden/>
    <w:rsid w:val="00574677"/>
    <w:pPr>
      <w:ind w:left="1701" w:right="1701"/>
      <w:jc w:val="center"/>
    </w:pPr>
    <w:rPr>
      <w:sz w:val="28"/>
    </w:rPr>
  </w:style>
  <w:style w:type="paragraph" w:styleId="Ttulo">
    <w:name w:val="Title"/>
    <w:basedOn w:val="Normal"/>
    <w:next w:val="Normal"/>
    <w:qFormat/>
    <w:rsid w:val="0057467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har">
    <w:name w:val="Título Char"/>
    <w:rsid w:val="0057467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PargrafodaLista">
    <w:name w:val="List Paragraph"/>
    <w:basedOn w:val="Normal"/>
    <w:qFormat/>
    <w:rsid w:val="00574677"/>
    <w:pPr>
      <w:spacing w:before="0" w:after="0" w:line="240" w:lineRule="auto"/>
      <w:ind w:left="720" w:firstLine="0"/>
      <w:contextualSpacing/>
    </w:pPr>
    <w:rPr>
      <w:szCs w:val="24"/>
    </w:rPr>
  </w:style>
  <w:style w:type="character" w:customStyle="1" w:styleId="RodapChar">
    <w:name w:val="Rodapé Char"/>
    <w:uiPriority w:val="99"/>
    <w:rsid w:val="00574677"/>
    <w:rPr>
      <w:sz w:val="24"/>
    </w:rPr>
  </w:style>
  <w:style w:type="paragraph" w:styleId="Textodebalo">
    <w:name w:val="Balloon Text"/>
    <w:basedOn w:val="Normal"/>
    <w:rsid w:val="0057467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sid w:val="00574677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872A5B"/>
    <w:rPr>
      <w:sz w:val="24"/>
    </w:rPr>
  </w:style>
  <w:style w:type="paragraph" w:styleId="NormalWeb">
    <w:name w:val="Normal (Web)"/>
    <w:basedOn w:val="Normal"/>
    <w:uiPriority w:val="99"/>
    <w:rsid w:val="00574677"/>
    <w:pPr>
      <w:suppressAutoHyphens/>
      <w:spacing w:before="280" w:after="280" w:line="240" w:lineRule="auto"/>
      <w:ind w:firstLine="0"/>
      <w:jc w:val="left"/>
    </w:pPr>
    <w:rPr>
      <w:rFonts w:eastAsia="SimSun"/>
      <w:szCs w:val="24"/>
      <w:lang w:val="en-US" w:eastAsia="ar-SA"/>
    </w:rPr>
  </w:style>
  <w:style w:type="paragraph" w:styleId="SemEspaamento">
    <w:name w:val="No Spacing"/>
    <w:qFormat/>
    <w:rsid w:val="00574677"/>
    <w:pPr>
      <w:ind w:firstLine="709"/>
      <w:jc w:val="both"/>
    </w:pPr>
    <w:rPr>
      <w:sz w:val="24"/>
    </w:rPr>
  </w:style>
  <w:style w:type="paragraph" w:styleId="CabealhodoSumrio">
    <w:name w:val="TOC Heading"/>
    <w:basedOn w:val="Ttulo1"/>
    <w:next w:val="Normal"/>
    <w:uiPriority w:val="39"/>
    <w:qFormat/>
    <w:rsid w:val="00574677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TextosemFormatao">
    <w:name w:val="Plain Text"/>
    <w:basedOn w:val="Normal"/>
    <w:semiHidden/>
    <w:rsid w:val="00574677"/>
    <w:pPr>
      <w:spacing w:before="0" w:after="0" w:line="240" w:lineRule="auto"/>
      <w:ind w:firstLine="0"/>
      <w:jc w:val="left"/>
    </w:pPr>
    <w:rPr>
      <w:rFonts w:ascii="Courier New" w:eastAsia="MS Mincho" w:hAnsi="Courier New" w:cs="Courier New"/>
      <w:sz w:val="20"/>
      <w:lang w:eastAsia="ja-JP" w:bidi="he-IL"/>
    </w:rPr>
  </w:style>
  <w:style w:type="table" w:styleId="Tabelacomgrade">
    <w:name w:val="Table Grid"/>
    <w:basedOn w:val="Tabelanormal"/>
    <w:uiPriority w:val="59"/>
    <w:rsid w:val="00872A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7059E9"/>
    <w:pPr>
      <w:spacing w:before="0" w:after="200" w:line="240" w:lineRule="auto"/>
    </w:pPr>
    <w:rPr>
      <w:b/>
      <w:bCs/>
      <w:color w:val="4F81BD"/>
      <w:sz w:val="18"/>
      <w:szCs w:val="18"/>
    </w:rPr>
  </w:style>
  <w:style w:type="character" w:styleId="nfase">
    <w:name w:val="Emphasis"/>
    <w:uiPriority w:val="20"/>
    <w:qFormat/>
    <w:rsid w:val="00490181"/>
    <w:rPr>
      <w:i/>
      <w:iCs/>
    </w:rPr>
  </w:style>
  <w:style w:type="character" w:customStyle="1" w:styleId="apple-converted-space">
    <w:name w:val="apple-converted-space"/>
    <w:basedOn w:val="Fontepargpadro"/>
    <w:rsid w:val="003F10FF"/>
  </w:style>
  <w:style w:type="paragraph" w:styleId="ndicedeilustraes">
    <w:name w:val="table of figures"/>
    <w:basedOn w:val="Normal"/>
    <w:next w:val="Normal"/>
    <w:uiPriority w:val="99"/>
    <w:unhideWhenUsed/>
    <w:rsid w:val="00D11D02"/>
    <w:pPr>
      <w:spacing w:after="0"/>
    </w:pPr>
  </w:style>
  <w:style w:type="character" w:customStyle="1" w:styleId="Ttulo4Char">
    <w:name w:val="Título 4 Char"/>
    <w:link w:val="Ttulo4"/>
    <w:uiPriority w:val="9"/>
    <w:rsid w:val="00331311"/>
    <w:rPr>
      <w:rFonts w:ascii="Arial" w:eastAsia="Times New Roman" w:hAnsi="Arial" w:cs="Times New Roman"/>
      <w:b/>
      <w:bCs/>
      <w:iCs/>
      <w:sz w:val="24"/>
    </w:rPr>
  </w:style>
  <w:style w:type="paragraph" w:customStyle="1" w:styleId="Default">
    <w:name w:val="Default"/>
    <w:rsid w:val="00AC68C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citation">
    <w:name w:val="citation"/>
    <w:basedOn w:val="Fontepargpadro"/>
    <w:rsid w:val="00E259C2"/>
  </w:style>
  <w:style w:type="character" w:styleId="TextodoEspaoReservado">
    <w:name w:val="Placeholder Text"/>
    <w:uiPriority w:val="99"/>
    <w:semiHidden/>
    <w:rsid w:val="00BD4F25"/>
    <w:rPr>
      <w:color w:val="808080"/>
    </w:rPr>
  </w:style>
  <w:style w:type="character" w:styleId="Forte">
    <w:name w:val="Strong"/>
    <w:uiPriority w:val="22"/>
    <w:qFormat/>
    <w:rsid w:val="00372D99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92FB5"/>
    <w:pPr>
      <w:spacing w:before="0"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92FB5"/>
  </w:style>
  <w:style w:type="character" w:styleId="Refdenotaderodap">
    <w:name w:val="footnote reference"/>
    <w:basedOn w:val="Fontepargpadro"/>
    <w:uiPriority w:val="99"/>
    <w:semiHidden/>
    <w:unhideWhenUsed/>
    <w:rsid w:val="00C92FB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8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://www.universetoda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hyperlink" Target="http://www.universetoday.com/61202/earths-orbit-around-the-sun/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astro.iag.usp.br/~jane/aga215/apostila/cap06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yperlink" Target="http://pt.wikipedia.org/wiki/IB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inape.org.br/astronomia-astrofisica/stellarium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://www.ibm.com/developerworks/br/library/os-arduino1/section2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://catdir.loc.gov/catdir/samples/cam032/99019679.pdf" TargetMode="External"/><Relationship Id="rId30" Type="http://schemas.openxmlformats.org/officeDocument/2006/relationships/hyperlink" Target="http://ctms.engin.umich.edu/CTMS/index.php?example=Introduction&amp;section=ControlPID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imoes\Zip\TCC-I_Lucas%20Pett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C8EEAE-0A8D-4F8D-98F0-5CF0060BC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TCC-I_Lucas Petto</Template>
  <TotalTime>246</TotalTime>
  <Pages>40</Pages>
  <Words>9076</Words>
  <Characters>49014</Characters>
  <Application>Microsoft Office Word</Application>
  <DocSecurity>0</DocSecurity>
  <Lines>408</Lines>
  <Paragraphs>115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Orientações para a apresentação da capa e da folha de rosto para a versão final</vt:lpstr>
      <vt:lpstr>Orientações para a apresentação da capa e da folha de rosto para a versão final</vt:lpstr>
    </vt:vector>
  </TitlesOfParts>
  <Company>BBComp Informatica</Company>
  <LinksUpToDate>false</LinksUpToDate>
  <CharactersWithSpaces>57975</CharactersWithSpaces>
  <SharedDoc>false</SharedDoc>
  <HLinks>
    <vt:vector size="282" baseType="variant">
      <vt:variant>
        <vt:i4>3342432</vt:i4>
      </vt:variant>
      <vt:variant>
        <vt:i4>300</vt:i4>
      </vt:variant>
      <vt:variant>
        <vt:i4>0</vt:i4>
      </vt:variant>
      <vt:variant>
        <vt:i4>5</vt:i4>
      </vt:variant>
      <vt:variant>
        <vt:lpwstr>http://ctms.engin.umich.edu/CTMS/index.php?example=Introduction&amp;section=ControlPID</vt:lpwstr>
      </vt:variant>
      <vt:variant>
        <vt:lpwstr/>
      </vt:variant>
      <vt:variant>
        <vt:i4>8257573</vt:i4>
      </vt:variant>
      <vt:variant>
        <vt:i4>297</vt:i4>
      </vt:variant>
      <vt:variant>
        <vt:i4>0</vt:i4>
      </vt:variant>
      <vt:variant>
        <vt:i4>5</vt:i4>
      </vt:variant>
      <vt:variant>
        <vt:lpwstr>http://www.astro.iag.usp.br/~jane/aga215/apostila/cap06.pdf</vt:lpwstr>
      </vt:variant>
      <vt:variant>
        <vt:lpwstr/>
      </vt:variant>
      <vt:variant>
        <vt:i4>393303</vt:i4>
      </vt:variant>
      <vt:variant>
        <vt:i4>294</vt:i4>
      </vt:variant>
      <vt:variant>
        <vt:i4>0</vt:i4>
      </vt:variant>
      <vt:variant>
        <vt:i4>5</vt:i4>
      </vt:variant>
      <vt:variant>
        <vt:lpwstr>http://www.inape.org.br/astronomia-astrofisica/stellarium</vt:lpwstr>
      </vt:variant>
      <vt:variant>
        <vt:lpwstr/>
      </vt:variant>
      <vt:variant>
        <vt:i4>983108</vt:i4>
      </vt:variant>
      <vt:variant>
        <vt:i4>291</vt:i4>
      </vt:variant>
      <vt:variant>
        <vt:i4>0</vt:i4>
      </vt:variant>
      <vt:variant>
        <vt:i4>5</vt:i4>
      </vt:variant>
      <vt:variant>
        <vt:lpwstr>http://catdir.loc.gov/catdir/samples/cam032/99019679.pdf</vt:lpwstr>
      </vt:variant>
      <vt:variant>
        <vt:lpwstr/>
      </vt:variant>
      <vt:variant>
        <vt:i4>4587536</vt:i4>
      </vt:variant>
      <vt:variant>
        <vt:i4>288</vt:i4>
      </vt:variant>
      <vt:variant>
        <vt:i4>0</vt:i4>
      </vt:variant>
      <vt:variant>
        <vt:i4>5</vt:i4>
      </vt:variant>
      <vt:variant>
        <vt:lpwstr>http://www.universetoday.com/</vt:lpwstr>
      </vt:variant>
      <vt:variant>
        <vt:lpwstr/>
      </vt:variant>
      <vt:variant>
        <vt:i4>8061043</vt:i4>
      </vt:variant>
      <vt:variant>
        <vt:i4>285</vt:i4>
      </vt:variant>
      <vt:variant>
        <vt:i4>0</vt:i4>
      </vt:variant>
      <vt:variant>
        <vt:i4>5</vt:i4>
      </vt:variant>
      <vt:variant>
        <vt:lpwstr>http://www.universetoday.com/61202/earths-orbit-around-the-sun/</vt:lpwstr>
      </vt:variant>
      <vt:variant>
        <vt:lpwstr/>
      </vt:variant>
      <vt:variant>
        <vt:i4>1572916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_Toc390046301</vt:lpwstr>
      </vt:variant>
      <vt:variant>
        <vt:i4>1572916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_Toc390046300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_Toc390046299</vt:lpwstr>
      </vt:variant>
      <vt:variant>
        <vt:i4>1114165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_Toc390046298</vt:lpwstr>
      </vt:variant>
      <vt:variant>
        <vt:i4>1114165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_Toc390046297</vt:lpwstr>
      </vt:variant>
      <vt:variant>
        <vt:i4>1114165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_Toc390046296</vt:lpwstr>
      </vt:variant>
      <vt:variant>
        <vt:i4>1114165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_Toc390046295</vt:lpwstr>
      </vt:variant>
      <vt:variant>
        <vt:i4>1114165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_Toc390046294</vt:lpwstr>
      </vt:variant>
      <vt:variant>
        <vt:i4>1114165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_Toc390046293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_Toc390046292</vt:lpwstr>
      </vt:variant>
      <vt:variant>
        <vt:i4>1114165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_Toc390046291</vt:lpwstr>
      </vt:variant>
      <vt:variant>
        <vt:i4>1114165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_Toc390046290</vt:lpwstr>
      </vt:variant>
      <vt:variant>
        <vt:i4>1048629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_Toc390046289</vt:lpwstr>
      </vt:variant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_Toc390046288</vt:lpwstr>
      </vt:variant>
      <vt:variant>
        <vt:i4>1048629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_Toc390046287</vt:lpwstr>
      </vt:variant>
      <vt:variant>
        <vt:i4>1048629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_Toc390046286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_Toc390046285</vt:lpwstr>
      </vt:variant>
      <vt:variant>
        <vt:i4>1048629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_Toc390046284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_Toc390046283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_Toc390046282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_Toc390046281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_Toc390046280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_Toc390046279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_Toc390046278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_Toc390046277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_Toc390046276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_Toc390046275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_Toc390046274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_Toc390046273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_Toc390046272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_Toc390046271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_Toc390046270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_Toc390046269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_Toc390046268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_Toc390046267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_Toc390046266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_Toc390046265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_Toc390046264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_Toc390046263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_Toc390046262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_Toc390046261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Orientações para a apresentação da capa e da folha de rosto para a versão final</dc:title>
  <dc:creator>Simoes</dc:creator>
  <cp:lastModifiedBy>Simoes</cp:lastModifiedBy>
  <cp:revision>5</cp:revision>
  <cp:lastPrinted>2013-06-06T17:46:00Z</cp:lastPrinted>
  <dcterms:created xsi:type="dcterms:W3CDTF">2014-11-07T00:06:00Z</dcterms:created>
  <dcterms:modified xsi:type="dcterms:W3CDTF">2014-11-07T14:44:00Z</dcterms:modified>
</cp:coreProperties>
</file>